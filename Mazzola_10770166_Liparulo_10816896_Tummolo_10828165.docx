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8FB9D" w14:textId="77777777" w:rsidR="00DE566E" w:rsidRDefault="005A19D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Etica nei dati: impatto sugli algoritmi di decisione</w:t>
      </w:r>
    </w:p>
    <w:p w14:paraId="6928FB9E" w14:textId="77777777" w:rsidR="00DE566E" w:rsidRDefault="005A19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Progetto Ingegneria Informatica</w:t>
      </w:r>
    </w:p>
    <w:p w14:paraId="6928FB9F" w14:textId="77777777" w:rsidR="00DE566E" w:rsidRDefault="005A19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Anno accademico 2023/2024</w:t>
      </w:r>
    </w:p>
    <w:p w14:paraId="6928FBA0" w14:textId="77777777" w:rsidR="00DE566E" w:rsidRDefault="005A19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Leonardo Liparulo, Francesco Antonio Mazzola, Nicola Tummolo</w:t>
      </w:r>
    </w:p>
    <w:p w14:paraId="6928FBA1" w14:textId="77777777" w:rsidR="00DE566E" w:rsidRDefault="005A19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  <w:sz w:val="23"/>
          <w:szCs w:val="23"/>
          <w:highlight w:val="white"/>
        </w:rPr>
        <w:t xml:space="preserve">985106 </w:t>
      </w:r>
      <w:r>
        <w:rPr>
          <w:rFonts w:ascii="Times New Roman" w:eastAsia="Times New Roman" w:hAnsi="Times New Roman" w:cs="Times New Roman"/>
        </w:rPr>
        <w:t>,981413,986523</w:t>
      </w:r>
    </w:p>
    <w:p w14:paraId="6928FBA2" w14:textId="51DC1BC6" w:rsidR="00DE566E" w:rsidRDefault="005A19DB" w:rsidP="00535D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Tutor: </w:t>
      </w:r>
      <w:r w:rsidR="00535D94">
        <w:rPr>
          <w:rFonts w:ascii="Times New Roman" w:eastAsia="Times New Roman" w:hAnsi="Times New Roman" w:cs="Times New Roman"/>
        </w:rPr>
        <w:t xml:space="preserve">Prof. </w:t>
      </w:r>
      <w:r>
        <w:rPr>
          <w:rFonts w:ascii="Times New Roman" w:eastAsia="Times New Roman" w:hAnsi="Times New Roman" w:cs="Times New Roman"/>
        </w:rPr>
        <w:t>Letizia</w:t>
      </w:r>
      <w:r w:rsidR="00535D94">
        <w:rPr>
          <w:rFonts w:ascii="Times New Roman" w:eastAsia="Times New Roman" w:hAnsi="Times New Roman" w:cs="Times New Roman"/>
        </w:rPr>
        <w:t xml:space="preserve"> Tanca</w:t>
      </w:r>
    </w:p>
    <w:p w14:paraId="6928FBA3" w14:textId="08A93EC8" w:rsidR="00DE566E" w:rsidRDefault="005A19DB">
      <w:pPr>
        <w:pStyle w:val="Titolo2"/>
        <w:keepNext w:val="0"/>
        <w:keepLines w:val="0"/>
        <w:spacing w:after="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wbpqp88q4pj" w:colFirst="0" w:colLast="0"/>
      <w:bookmarkEnd w:id="0"/>
      <w:r>
        <w:rPr>
          <w:rFonts w:ascii="Times New Roman" w:eastAsia="Times New Roman" w:hAnsi="Times New Roman" w:cs="Times New Roman"/>
          <w:sz w:val="34"/>
          <w:szCs w:val="34"/>
        </w:rPr>
        <w:t>Introduzione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</w:p>
    <w:p w14:paraId="628E503E" w14:textId="761E3822" w:rsidR="00B90EBA" w:rsidRPr="00B90EBA" w:rsidRDefault="005A19DB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L'analisi dei dati basata su algoritmi di machine learning ha rivoluzionato il modo in cui prendiamo decisioni in svariati ambiti. Tuttavia, è fondamentale garantire che tali algoritmi non perpetuino discriminazioni già presenti nella società. </w:t>
      </w:r>
      <w:proofErr w:type="gramStart"/>
      <w:r w:rsidR="00B90EBA" w:rsidRPr="00B90EBA">
        <w:rPr>
          <w:rFonts w:ascii="Times New Roman" w:eastAsia="Times New Roman" w:hAnsi="Times New Roman" w:cs="Times New Roman"/>
        </w:rPr>
        <w:t>Infatti</w:t>
      </w:r>
      <w:proofErr w:type="gramEnd"/>
      <w:r w:rsidR="00B90EBA" w:rsidRPr="00B90EBA">
        <w:rPr>
          <w:rFonts w:ascii="Times New Roman" w:eastAsia="Times New Roman" w:hAnsi="Times New Roman" w:cs="Times New Roman"/>
        </w:rPr>
        <w:t xml:space="preserve"> nell'era digitale odierna, la gestione delle informazioni assume un ruolo sempre più centrale, intrecciandosi inevitabilmente con delicate questioni etiche. </w:t>
      </w:r>
      <w:r w:rsidRPr="00B90EBA">
        <w:rPr>
          <w:rFonts w:ascii="Times New Roman" w:eastAsia="Times New Roman" w:hAnsi="Times New Roman" w:cs="Times New Roman"/>
        </w:rPr>
        <w:t>L'avvento dell'Intelligenza Artificiale (IA) e dei sistemi di apprendimento automatico amplifica ulteriormente questo scenario, ponendoci di fronte a nuove sfide e responsabilità</w:t>
      </w:r>
      <w:r w:rsidR="00B90EBA" w:rsidRPr="00B90EBA">
        <w:rPr>
          <w:rFonts w:ascii="Times New Roman" w:eastAsia="Times New Roman" w:hAnsi="Times New Roman" w:cs="Times New Roman"/>
        </w:rPr>
        <w:t xml:space="preserve"> e</w:t>
      </w:r>
      <w:r w:rsidR="003036E3">
        <w:rPr>
          <w:rFonts w:ascii="Times New Roman" w:eastAsia="Times New Roman" w:hAnsi="Times New Roman" w:cs="Times New Roman"/>
        </w:rPr>
        <w:t xml:space="preserve"> </w:t>
      </w:r>
      <w:r w:rsidRPr="00B90EBA">
        <w:rPr>
          <w:rFonts w:ascii="Times New Roman" w:eastAsia="Times New Roman" w:hAnsi="Times New Roman" w:cs="Times New Roman"/>
        </w:rPr>
        <w:t>sollevan</w:t>
      </w:r>
      <w:r w:rsidR="00B90EBA" w:rsidRPr="00B90EBA">
        <w:rPr>
          <w:rFonts w:ascii="Times New Roman" w:eastAsia="Times New Roman" w:hAnsi="Times New Roman" w:cs="Times New Roman"/>
        </w:rPr>
        <w:t>d</w:t>
      </w:r>
      <w:r w:rsidRPr="00B90EBA">
        <w:rPr>
          <w:rFonts w:ascii="Times New Roman" w:eastAsia="Times New Roman" w:hAnsi="Times New Roman" w:cs="Times New Roman"/>
        </w:rPr>
        <w:t xml:space="preserve">o interrogativi etici di primaria importanza. </w:t>
      </w:r>
      <w:r w:rsidR="00B90EBA" w:rsidRPr="00B90EBA">
        <w:rPr>
          <w:rFonts w:ascii="Times New Roman" w:eastAsia="Times New Roman" w:hAnsi="Times New Roman" w:cs="Times New Roman"/>
        </w:rPr>
        <w:t>Se o</w:t>
      </w:r>
      <w:r w:rsidRPr="00B90EBA">
        <w:rPr>
          <w:rFonts w:ascii="Times New Roman" w:eastAsia="Times New Roman" w:hAnsi="Times New Roman" w:cs="Times New Roman"/>
        </w:rPr>
        <w:t xml:space="preserve">gni disciplina, sia essa </w:t>
      </w:r>
      <w:r w:rsidR="00B90EBA" w:rsidRPr="00B90EBA">
        <w:rPr>
          <w:rFonts w:ascii="Times New Roman" w:eastAsia="Times New Roman" w:hAnsi="Times New Roman" w:cs="Times New Roman"/>
        </w:rPr>
        <w:t>scientifica</w:t>
      </w:r>
      <w:r w:rsidRPr="00B90EBA">
        <w:rPr>
          <w:rFonts w:ascii="Times New Roman" w:eastAsia="Times New Roman" w:hAnsi="Times New Roman" w:cs="Times New Roman"/>
        </w:rPr>
        <w:t xml:space="preserve"> o sociale, si basa su codici di comportamento ben definiti, monitorati da organismi professionali e dalla società civile</w:t>
      </w:r>
      <w:r w:rsidR="00B90EBA" w:rsidRPr="00B90EBA">
        <w:rPr>
          <w:rFonts w:ascii="Times New Roman" w:eastAsia="Times New Roman" w:hAnsi="Times New Roman" w:cs="Times New Roman"/>
        </w:rPr>
        <w:t>,</w:t>
      </w:r>
      <w:r w:rsidRPr="00B90EBA">
        <w:rPr>
          <w:rFonts w:ascii="Times New Roman" w:eastAsia="Times New Roman" w:hAnsi="Times New Roman" w:cs="Times New Roman"/>
        </w:rPr>
        <w:t xml:space="preserve"> nell'ambito dell'IA tali codici risultano ancora in fase di sviluppo. </w:t>
      </w:r>
      <w:r w:rsidR="003036E3">
        <w:rPr>
          <w:rFonts w:ascii="Times New Roman" w:eastAsia="Times New Roman" w:hAnsi="Times New Roman" w:cs="Times New Roman"/>
        </w:rPr>
        <w:t xml:space="preserve">Già </w:t>
      </w:r>
      <w:r w:rsidRPr="00B90EBA">
        <w:rPr>
          <w:rFonts w:ascii="Times New Roman" w:eastAsia="Times New Roman" w:hAnsi="Times New Roman" w:cs="Times New Roman"/>
        </w:rPr>
        <w:t xml:space="preserve">negli anni '50 Norbert Wiener affrontava queste tematiche nell'ambito delle "cyber </w:t>
      </w:r>
      <w:proofErr w:type="spellStart"/>
      <w:r w:rsidRPr="00B90EBA">
        <w:rPr>
          <w:rFonts w:ascii="Times New Roman" w:eastAsia="Times New Roman" w:hAnsi="Times New Roman" w:cs="Times New Roman"/>
        </w:rPr>
        <w:t>technologies</w:t>
      </w:r>
      <w:proofErr w:type="spellEnd"/>
      <w:r w:rsidRPr="00B90EBA">
        <w:rPr>
          <w:rFonts w:ascii="Times New Roman" w:eastAsia="Times New Roman" w:hAnsi="Times New Roman" w:cs="Times New Roman"/>
        </w:rPr>
        <w:t>"</w:t>
      </w:r>
      <w:r w:rsidR="00B90EBA" w:rsidRPr="00B90EBA">
        <w:rPr>
          <w:rFonts w:ascii="Times New Roman" w:eastAsia="Times New Roman" w:hAnsi="Times New Roman" w:cs="Times New Roman"/>
        </w:rPr>
        <w:t>, e n</w:t>
      </w:r>
      <w:r w:rsidRPr="00B90EBA">
        <w:rPr>
          <w:rFonts w:ascii="Times New Roman" w:eastAsia="Times New Roman" w:hAnsi="Times New Roman" w:cs="Times New Roman"/>
        </w:rPr>
        <w:t>umerosi documenti emanati da istituzioni professionali e regolatorie</w:t>
      </w:r>
      <w:r w:rsidR="003036E3">
        <w:rPr>
          <w:rFonts w:ascii="Times New Roman" w:eastAsia="Times New Roman" w:hAnsi="Times New Roman" w:cs="Times New Roman"/>
        </w:rPr>
        <w:t xml:space="preserve"> </w:t>
      </w:r>
      <w:r w:rsidRPr="00B90EBA">
        <w:rPr>
          <w:rFonts w:ascii="Times New Roman" w:eastAsia="Times New Roman" w:hAnsi="Times New Roman" w:cs="Times New Roman"/>
        </w:rPr>
        <w:t>hanno formulato principi deontologici da seguire</w:t>
      </w:r>
      <w:r w:rsidR="00B90EBA" w:rsidRPr="00B90EBA">
        <w:rPr>
          <w:rFonts w:ascii="Times New Roman" w:eastAsia="Times New Roman" w:hAnsi="Times New Roman" w:cs="Times New Roman"/>
        </w:rPr>
        <w:t>; t</w:t>
      </w:r>
      <w:r w:rsidRPr="00B90EBA">
        <w:rPr>
          <w:rFonts w:ascii="Times New Roman" w:eastAsia="Times New Roman" w:hAnsi="Times New Roman" w:cs="Times New Roman"/>
        </w:rPr>
        <w:t xml:space="preserve">uttavia, la mancanza di un consenso unanime su tali regole etiche ostacola </w:t>
      </w:r>
      <w:r w:rsidR="003036E3">
        <w:rPr>
          <w:rFonts w:ascii="Times New Roman" w:eastAsia="Times New Roman" w:hAnsi="Times New Roman" w:cs="Times New Roman"/>
        </w:rPr>
        <w:t>l</w:t>
      </w:r>
      <w:r w:rsidRPr="00B90EBA">
        <w:rPr>
          <w:rFonts w:ascii="Times New Roman" w:eastAsia="Times New Roman" w:hAnsi="Times New Roman" w:cs="Times New Roman"/>
        </w:rPr>
        <w:t>a loro completa applicazione. Un esempio emblematico riguarda la discriminazione di genere</w:t>
      </w:r>
      <w:r w:rsidR="003036E3">
        <w:rPr>
          <w:rFonts w:ascii="Times New Roman" w:eastAsia="Times New Roman" w:hAnsi="Times New Roman" w:cs="Times New Roman"/>
        </w:rPr>
        <w:t xml:space="preserve">: </w:t>
      </w:r>
      <w:r w:rsidR="00B90EBA" w:rsidRPr="00B90EBA">
        <w:rPr>
          <w:rFonts w:ascii="Times New Roman" w:eastAsia="Times New Roman" w:hAnsi="Times New Roman" w:cs="Times New Roman"/>
        </w:rPr>
        <w:t xml:space="preserve">se </w:t>
      </w:r>
      <w:r w:rsidRPr="00B90EBA">
        <w:rPr>
          <w:rFonts w:ascii="Times New Roman" w:eastAsia="Times New Roman" w:hAnsi="Times New Roman" w:cs="Times New Roman"/>
        </w:rPr>
        <w:t>da un lato è ampiamente riconosciuto che tal</w:t>
      </w:r>
      <w:r w:rsidR="003036E3">
        <w:rPr>
          <w:rFonts w:ascii="Times New Roman" w:eastAsia="Times New Roman" w:hAnsi="Times New Roman" w:cs="Times New Roman"/>
        </w:rPr>
        <w:t>e</w:t>
      </w:r>
      <w:r w:rsidRPr="00B90EBA">
        <w:rPr>
          <w:rFonts w:ascii="Times New Roman" w:eastAsia="Times New Roman" w:hAnsi="Times New Roman" w:cs="Times New Roman"/>
        </w:rPr>
        <w:t xml:space="preserve"> fattor</w:t>
      </w:r>
      <w:r w:rsidR="003036E3">
        <w:rPr>
          <w:rFonts w:ascii="Times New Roman" w:eastAsia="Times New Roman" w:hAnsi="Times New Roman" w:cs="Times New Roman"/>
        </w:rPr>
        <w:t>e</w:t>
      </w:r>
      <w:r w:rsidRPr="00B90EBA">
        <w:rPr>
          <w:rFonts w:ascii="Times New Roman" w:eastAsia="Times New Roman" w:hAnsi="Times New Roman" w:cs="Times New Roman"/>
        </w:rPr>
        <w:t xml:space="preserve"> non dovrebbe influenzare le decisioni, dall'altro, situazioni come </w:t>
      </w:r>
      <w:r w:rsidR="00B90EBA" w:rsidRPr="00B90EBA">
        <w:rPr>
          <w:rFonts w:ascii="Times New Roman" w:eastAsia="Times New Roman" w:hAnsi="Times New Roman" w:cs="Times New Roman"/>
        </w:rPr>
        <w:t xml:space="preserve">ad esempio </w:t>
      </w:r>
      <w:r w:rsidRPr="00B90EBA">
        <w:rPr>
          <w:rFonts w:ascii="Times New Roman" w:eastAsia="Times New Roman" w:hAnsi="Times New Roman" w:cs="Times New Roman"/>
        </w:rPr>
        <w:t xml:space="preserve">i naufragi pongono dilemmi complessi. </w:t>
      </w:r>
      <w:r w:rsidR="00B90EBA" w:rsidRPr="00B90EBA">
        <w:rPr>
          <w:rFonts w:ascii="Times New Roman" w:eastAsia="Times New Roman" w:hAnsi="Times New Roman" w:cs="Times New Roman"/>
        </w:rPr>
        <w:t>Infatti, d</w:t>
      </w:r>
      <w:r w:rsidRPr="00B90EBA">
        <w:rPr>
          <w:rFonts w:ascii="Times New Roman" w:eastAsia="Times New Roman" w:hAnsi="Times New Roman" w:cs="Times New Roman"/>
        </w:rPr>
        <w:t>are priorità a donne e bambini, sebbene motivato dalla preservazione della specie, rappresenta pur sempre una discriminazione nei confronti degli uomini</w:t>
      </w:r>
      <w:r w:rsidR="00B90EBA" w:rsidRPr="00B90EBA">
        <w:rPr>
          <w:rFonts w:ascii="Times New Roman" w:eastAsia="Times New Roman" w:hAnsi="Times New Roman" w:cs="Times New Roman"/>
        </w:rPr>
        <w:t xml:space="preserve"> mentre, a</w:t>
      </w:r>
      <w:r w:rsidRPr="00B90EBA">
        <w:rPr>
          <w:rFonts w:ascii="Times New Roman" w:eastAsia="Times New Roman" w:hAnsi="Times New Roman" w:cs="Times New Roman"/>
        </w:rPr>
        <w:t xml:space="preserve">nalogamente, le procedure di reclutamento </w:t>
      </w:r>
      <w:r w:rsidR="00B90EBA" w:rsidRPr="00B90EBA">
        <w:rPr>
          <w:rFonts w:ascii="Times New Roman" w:eastAsia="Times New Roman" w:hAnsi="Times New Roman" w:cs="Times New Roman"/>
        </w:rPr>
        <w:t xml:space="preserve">nei posti di lavoro </w:t>
      </w:r>
      <w:r w:rsidRPr="00B90EBA">
        <w:rPr>
          <w:rFonts w:ascii="Times New Roman" w:eastAsia="Times New Roman" w:hAnsi="Times New Roman" w:cs="Times New Roman"/>
        </w:rPr>
        <w:t>spesso svantaggiano le donne, basandosi sul pregiudizio che esse siano meno intelligenti degli uomini</w:t>
      </w:r>
      <w:r w:rsidR="00B90EBA" w:rsidRPr="00B90EBA">
        <w:rPr>
          <w:rFonts w:ascii="Times New Roman" w:eastAsia="Times New Roman" w:hAnsi="Times New Roman" w:cs="Times New Roman"/>
        </w:rPr>
        <w:t>, o più portate per il lavoro di casalinga</w:t>
      </w:r>
      <w:r w:rsidRPr="00B90EBA">
        <w:rPr>
          <w:rFonts w:ascii="Times New Roman" w:eastAsia="Times New Roman" w:hAnsi="Times New Roman" w:cs="Times New Roman"/>
        </w:rPr>
        <w:t xml:space="preserve">. </w:t>
      </w:r>
    </w:p>
    <w:p w14:paraId="6928FBA4" w14:textId="3CE3213D" w:rsidR="00DE566E" w:rsidRPr="00B90EBA" w:rsidRDefault="005A19DB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Come evidenziato dagli esempi sopracitati, le regole etiche non sono entità assolute, ma dipendono dal contesto e dalle circostanze specifiche. Le decisioni basate su algoritmi di machine learning o metodi di data science possono presentare criticità etiche intrinseche all'algoritmo stesso o ai dati utilizzati. Fondandosi su esperienze e dati passati, tali sistemi rischiano di perpetuare pregiudizi e concezioni obsolete, in contrasto con i valori etici odierni. Diventa quindi cruciale un attento vaglio dei dati impiegati, al fine di ottenere soluzioni "su misura" eticamente equilibrate </w:t>
      </w:r>
      <w:r w:rsidRPr="005A19DB">
        <w:rPr>
          <w:rFonts w:ascii="Times New Roman" w:eastAsia="Times New Roman" w:hAnsi="Times New Roman" w:cs="Times New Roman"/>
          <w:i/>
          <w:iCs/>
        </w:rPr>
        <w:t>per il contesto specifico di utilizzo</w:t>
      </w:r>
      <w:r w:rsidRPr="00B90EBA">
        <w:rPr>
          <w:rFonts w:ascii="Times New Roman" w:eastAsia="Times New Roman" w:hAnsi="Times New Roman" w:cs="Times New Roman"/>
        </w:rPr>
        <w:t xml:space="preserve">. Ad esempio, un sistema per selezionare i migliori studenti per una borsa di studio, basato su dati degli ultimi 15 anni, potrebbe evidenziare una maggioranza di studenti caucasici tra i migliori candidati. Per garantire l'equità verso tutti i gruppi etnici, si potrebbe eliminare </w:t>
      </w:r>
      <w:r w:rsidR="003036E3">
        <w:rPr>
          <w:rFonts w:ascii="Times New Roman" w:eastAsia="Times New Roman" w:hAnsi="Times New Roman" w:cs="Times New Roman"/>
        </w:rPr>
        <w:t xml:space="preserve">dai dati di input </w:t>
      </w:r>
      <w:r w:rsidRPr="00B90EBA">
        <w:rPr>
          <w:rFonts w:ascii="Times New Roman" w:eastAsia="Times New Roman" w:hAnsi="Times New Roman" w:cs="Times New Roman"/>
        </w:rPr>
        <w:t xml:space="preserve">l'informazione sull'etnia. </w:t>
      </w:r>
      <w:r>
        <w:rPr>
          <w:rFonts w:ascii="Times New Roman" w:eastAsia="Times New Roman" w:hAnsi="Times New Roman" w:cs="Times New Roman"/>
        </w:rPr>
        <w:t>Ovviamente, a</w:t>
      </w:r>
      <w:r w:rsidRPr="00B90EBA">
        <w:rPr>
          <w:rFonts w:ascii="Times New Roman" w:eastAsia="Times New Roman" w:hAnsi="Times New Roman" w:cs="Times New Roman"/>
        </w:rPr>
        <w:t xml:space="preserve"> differenza degli esseri umani</w:t>
      </w:r>
      <w:r>
        <w:rPr>
          <w:rFonts w:ascii="Times New Roman" w:eastAsia="Times New Roman" w:hAnsi="Times New Roman" w:cs="Times New Roman"/>
        </w:rPr>
        <w:t xml:space="preserve">, </w:t>
      </w:r>
      <w:r w:rsidRPr="00B90EBA">
        <w:rPr>
          <w:rFonts w:ascii="Times New Roman" w:eastAsia="Times New Roman" w:hAnsi="Times New Roman" w:cs="Times New Roman"/>
        </w:rPr>
        <w:t>i computer non possiedono la capacità innata di riconoscere e adattarsi al contesto</w:t>
      </w:r>
      <w:r>
        <w:rPr>
          <w:rFonts w:ascii="Times New Roman" w:eastAsia="Times New Roman" w:hAnsi="Times New Roman" w:cs="Times New Roman"/>
        </w:rPr>
        <w:t>; p</w:t>
      </w:r>
      <w:r w:rsidRPr="00B90EBA">
        <w:rPr>
          <w:rFonts w:ascii="Times New Roman" w:eastAsia="Times New Roman" w:hAnsi="Times New Roman" w:cs="Times New Roman"/>
        </w:rPr>
        <w:t>ertanto, diviene necessario sviluppare modelli in grado di rappresentare i molteplici contesti possibili e di "insegnare" ai computer il comportamento etico da adottare in ogni situazione.</w:t>
      </w:r>
    </w:p>
    <w:p w14:paraId="7D6E86A5" w14:textId="69BD9A25" w:rsidR="00582E0F" w:rsidRDefault="003036E3" w:rsidP="00535D94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3036E3">
        <w:rPr>
          <w:rFonts w:ascii="Times New Roman" w:eastAsia="Times New Roman" w:hAnsi="Times New Roman" w:cs="Times New Roman"/>
        </w:rPr>
        <w:t>Lo studio "</w:t>
      </w:r>
      <w:proofErr w:type="spellStart"/>
      <w:r w:rsidRPr="003036E3">
        <w:rPr>
          <w:rFonts w:ascii="Times New Roman" w:eastAsia="Times New Roman" w:hAnsi="Times New Roman" w:cs="Times New Roman"/>
        </w:rPr>
        <w:t>Introducing</w:t>
      </w:r>
      <w:proofErr w:type="spellEnd"/>
      <w:r w:rsidRPr="003036E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036E3">
        <w:rPr>
          <w:rFonts w:ascii="Times New Roman" w:eastAsia="Times New Roman" w:hAnsi="Times New Roman" w:cs="Times New Roman"/>
        </w:rPr>
        <w:t>Context-Aware</w:t>
      </w:r>
      <w:proofErr w:type="spellEnd"/>
      <w:r w:rsidRPr="003036E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6E3">
        <w:rPr>
          <w:rFonts w:ascii="Times New Roman" w:eastAsia="Times New Roman" w:hAnsi="Times New Roman" w:cs="Times New Roman"/>
        </w:rPr>
        <w:t>Ethical</w:t>
      </w:r>
      <w:proofErr w:type="spellEnd"/>
      <w:r w:rsidRPr="003036E3">
        <w:rPr>
          <w:rFonts w:ascii="Times New Roman" w:eastAsia="Times New Roman" w:hAnsi="Times New Roman" w:cs="Times New Roman"/>
        </w:rPr>
        <w:t xml:space="preserve"> Data </w:t>
      </w:r>
      <w:proofErr w:type="spellStart"/>
      <w:r w:rsidRPr="003036E3">
        <w:rPr>
          <w:rFonts w:ascii="Times New Roman" w:eastAsia="Times New Roman" w:hAnsi="Times New Roman" w:cs="Times New Roman"/>
        </w:rPr>
        <w:t>Transformation</w:t>
      </w:r>
      <w:proofErr w:type="spellEnd"/>
      <w:r w:rsidRPr="003036E3">
        <w:rPr>
          <w:rFonts w:ascii="Times New Roman" w:eastAsia="Times New Roman" w:hAnsi="Times New Roman" w:cs="Times New Roman"/>
        </w:rPr>
        <w:t xml:space="preserve">" </w:t>
      </w:r>
      <w:r>
        <w:rPr>
          <w:rFonts w:ascii="Times New Roman" w:eastAsia="Times New Roman" w:hAnsi="Times New Roman" w:cs="Times New Roman"/>
        </w:rPr>
        <w:t xml:space="preserve">[1] </w:t>
      </w:r>
      <w:r w:rsidRPr="003036E3">
        <w:rPr>
          <w:rFonts w:ascii="Times New Roman" w:eastAsia="Times New Roman" w:hAnsi="Times New Roman" w:cs="Times New Roman"/>
        </w:rPr>
        <w:t xml:space="preserve">evidenzia la necessità di adottare un approccio etico nella trasformazione dei dati per prevenire distorsioni e discriminazioni. </w:t>
      </w:r>
      <w:r w:rsidR="005A19DB" w:rsidRPr="00B90EBA">
        <w:rPr>
          <w:rFonts w:ascii="Times New Roman" w:eastAsia="Times New Roman" w:hAnsi="Times New Roman" w:cs="Times New Roman"/>
        </w:rPr>
        <w:t xml:space="preserve"> Il nostro progetto</w:t>
      </w:r>
      <w:r>
        <w:rPr>
          <w:rFonts w:ascii="Times New Roman" w:eastAsia="Times New Roman" w:hAnsi="Times New Roman" w:cs="Times New Roman"/>
        </w:rPr>
        <w:t xml:space="preserve">, partendo dalle considerazioni in esso contenute, </w:t>
      </w:r>
      <w:r w:rsidR="005A19DB" w:rsidRPr="00B90EBA">
        <w:rPr>
          <w:rFonts w:ascii="Times New Roman" w:eastAsia="Times New Roman" w:hAnsi="Times New Roman" w:cs="Times New Roman"/>
        </w:rPr>
        <w:t xml:space="preserve">ha l'obiettivo di prevenire la discriminazione nella selezione dei candidati a una promozione per il ruolo di manager. A tal fine, </w:t>
      </w:r>
      <w:r w:rsidR="005A19DB" w:rsidRPr="00B90EBA">
        <w:rPr>
          <w:rFonts w:ascii="Times New Roman" w:eastAsia="Times New Roman" w:hAnsi="Times New Roman" w:cs="Times New Roman"/>
        </w:rPr>
        <w:lastRenderedPageBreak/>
        <w:t xml:space="preserve">abbiamo implementato in uno script Python algoritmi di selezione basati su diverse dimensioni etiche: </w:t>
      </w:r>
      <w:r w:rsidR="00851AC8" w:rsidRPr="005A19DB">
        <w:rPr>
          <w:rFonts w:ascii="Times New Roman" w:eastAsia="Times New Roman" w:hAnsi="Times New Roman" w:cs="Times New Roman"/>
          <w:i/>
          <w:iCs/>
        </w:rPr>
        <w:t>equality</w:t>
      </w:r>
      <w:r w:rsidR="00851AC8">
        <w:rPr>
          <w:rFonts w:ascii="Times New Roman" w:eastAsia="Times New Roman" w:hAnsi="Times New Roman" w:cs="Times New Roman"/>
          <w:i/>
          <w:iCs/>
        </w:rPr>
        <w:t xml:space="preserve"> – </w:t>
      </w:r>
      <w:r w:rsidR="00851AC8" w:rsidRPr="00851AC8">
        <w:rPr>
          <w:rFonts w:ascii="Times New Roman" w:eastAsia="Times New Roman" w:hAnsi="Times New Roman" w:cs="Times New Roman"/>
        </w:rPr>
        <w:t>che consiste nel fornire a ciascuno le stesse opportunità</w:t>
      </w:r>
      <w:r w:rsidR="00851AC8">
        <w:rPr>
          <w:rFonts w:ascii="Times New Roman" w:eastAsia="Times New Roman" w:hAnsi="Times New Roman" w:cs="Times New Roman"/>
          <w:i/>
          <w:iCs/>
        </w:rPr>
        <w:t xml:space="preserve"> -,</w:t>
      </w:r>
      <w:r w:rsidR="00851AC8" w:rsidRPr="005A19DB">
        <w:rPr>
          <w:rFonts w:ascii="Times New Roman" w:eastAsia="Times New Roman" w:hAnsi="Times New Roman" w:cs="Times New Roman"/>
          <w:i/>
          <w:iCs/>
        </w:rPr>
        <w:t xml:space="preserve"> </w:t>
      </w:r>
      <w:r w:rsidR="00851AC8">
        <w:rPr>
          <w:rFonts w:ascii="Times New Roman" w:eastAsia="Times New Roman" w:hAnsi="Times New Roman" w:cs="Times New Roman"/>
          <w:i/>
          <w:iCs/>
        </w:rPr>
        <w:t xml:space="preserve">equity – </w:t>
      </w:r>
      <w:r w:rsidR="00851AC8" w:rsidRPr="00851AC8">
        <w:rPr>
          <w:rFonts w:ascii="Times New Roman" w:eastAsia="Times New Roman" w:hAnsi="Times New Roman" w:cs="Times New Roman"/>
        </w:rPr>
        <w:t>che consiste nel riconoscere a ciascuno la propria specificità</w:t>
      </w:r>
      <w:r w:rsidR="000A64A1">
        <w:rPr>
          <w:rFonts w:ascii="Times New Roman" w:eastAsia="Times New Roman" w:hAnsi="Times New Roman" w:cs="Times New Roman"/>
        </w:rPr>
        <w:t>, favorendo le persone più sfavorite</w:t>
      </w:r>
      <w:r w:rsidR="00851AC8">
        <w:rPr>
          <w:rFonts w:ascii="Times New Roman" w:eastAsia="Times New Roman" w:hAnsi="Times New Roman" w:cs="Times New Roman"/>
          <w:i/>
          <w:iCs/>
        </w:rPr>
        <w:t xml:space="preserve"> - </w:t>
      </w:r>
      <w:r w:rsidR="005A19DB" w:rsidRPr="00B90EBA">
        <w:rPr>
          <w:rFonts w:ascii="Times New Roman" w:eastAsia="Times New Roman" w:hAnsi="Times New Roman" w:cs="Times New Roman"/>
        </w:rPr>
        <w:t xml:space="preserve">e </w:t>
      </w:r>
      <w:proofErr w:type="spellStart"/>
      <w:r w:rsidR="005A19DB" w:rsidRPr="005A19DB">
        <w:rPr>
          <w:rFonts w:ascii="Times New Roman" w:eastAsia="Times New Roman" w:hAnsi="Times New Roman" w:cs="Times New Roman"/>
          <w:i/>
          <w:iCs/>
        </w:rPr>
        <w:t>diversity</w:t>
      </w:r>
      <w:proofErr w:type="spellEnd"/>
      <w:r w:rsidR="00851AC8">
        <w:rPr>
          <w:rFonts w:ascii="Times New Roman" w:eastAsia="Times New Roman" w:hAnsi="Times New Roman" w:cs="Times New Roman"/>
          <w:i/>
          <w:iCs/>
        </w:rPr>
        <w:t xml:space="preserve"> – </w:t>
      </w:r>
      <w:r w:rsidR="00851AC8" w:rsidRPr="00582E0F">
        <w:rPr>
          <w:rFonts w:ascii="Times New Roman" w:eastAsia="Times New Roman" w:hAnsi="Times New Roman" w:cs="Times New Roman"/>
        </w:rPr>
        <w:t xml:space="preserve">cioè </w:t>
      </w:r>
      <w:r w:rsidR="000A64A1">
        <w:rPr>
          <w:rFonts w:ascii="Times New Roman" w:eastAsia="Times New Roman" w:hAnsi="Times New Roman" w:cs="Times New Roman"/>
        </w:rPr>
        <w:t xml:space="preserve">uniformare </w:t>
      </w:r>
      <w:r w:rsidR="00851AC8" w:rsidRPr="00582E0F">
        <w:rPr>
          <w:rFonts w:ascii="Times New Roman" w:eastAsia="Times New Roman" w:hAnsi="Times New Roman" w:cs="Times New Roman"/>
        </w:rPr>
        <w:t>il grado con il quale diverse entità sono rappresentate nel dataset</w:t>
      </w:r>
      <w:r w:rsidR="00582E0F">
        <w:rPr>
          <w:rFonts w:ascii="Times New Roman" w:eastAsia="Times New Roman" w:hAnsi="Times New Roman" w:cs="Times New Roman"/>
          <w:i/>
          <w:iCs/>
        </w:rPr>
        <w:t xml:space="preserve"> -</w:t>
      </w:r>
      <w:r w:rsidR="005A19DB" w:rsidRPr="00B90EBA">
        <w:rPr>
          <w:rFonts w:ascii="Times New Roman" w:eastAsia="Times New Roman" w:hAnsi="Times New Roman" w:cs="Times New Roman"/>
        </w:rPr>
        <w:t xml:space="preserve">. L'utente può scegliere la dimensione etica, l'attributo influenzato (ad esempio, genere, etnia) e il numero di candidati da promuovere. </w:t>
      </w:r>
      <w:r w:rsidR="00582E0F">
        <w:rPr>
          <w:rFonts w:ascii="Times New Roman" w:eastAsia="Times New Roman" w:hAnsi="Times New Roman" w:cs="Times New Roman"/>
        </w:rPr>
        <w:t>Il sistema</w:t>
      </w:r>
      <w:r w:rsidR="005A19DB" w:rsidRPr="00B90EBA">
        <w:rPr>
          <w:rFonts w:ascii="Times New Roman" w:eastAsia="Times New Roman" w:hAnsi="Times New Roman" w:cs="Times New Roman"/>
        </w:rPr>
        <w:t xml:space="preserve"> </w:t>
      </w:r>
      <w:r w:rsidR="00582E0F">
        <w:rPr>
          <w:rFonts w:ascii="Times New Roman" w:eastAsia="Times New Roman" w:hAnsi="Times New Roman" w:cs="Times New Roman"/>
        </w:rPr>
        <w:t>seleziona</w:t>
      </w:r>
      <w:r w:rsidR="00582E0F" w:rsidRPr="00B90EBA">
        <w:rPr>
          <w:rFonts w:ascii="Times New Roman" w:eastAsia="Times New Roman" w:hAnsi="Times New Roman" w:cs="Times New Roman"/>
        </w:rPr>
        <w:t xml:space="preserve"> </w:t>
      </w:r>
      <w:r w:rsidR="005A19DB" w:rsidRPr="00B90EBA">
        <w:rPr>
          <w:rFonts w:ascii="Times New Roman" w:eastAsia="Times New Roman" w:hAnsi="Times New Roman" w:cs="Times New Roman"/>
        </w:rPr>
        <w:t xml:space="preserve">i candidati </w:t>
      </w:r>
      <w:r w:rsidR="00582E0F">
        <w:rPr>
          <w:rFonts w:ascii="Times New Roman" w:eastAsia="Times New Roman" w:hAnsi="Times New Roman" w:cs="Times New Roman"/>
        </w:rPr>
        <w:t xml:space="preserve">da promuovere </w:t>
      </w:r>
      <w:r w:rsidR="005A19DB" w:rsidRPr="00B90EBA">
        <w:rPr>
          <w:rFonts w:ascii="Times New Roman" w:eastAsia="Times New Roman" w:hAnsi="Times New Roman" w:cs="Times New Roman"/>
        </w:rPr>
        <w:t>in base ai criteri scelti, generando un file .csv con i risultati</w:t>
      </w:r>
      <w:r w:rsidR="00535D94">
        <w:rPr>
          <w:rFonts w:ascii="Times New Roman" w:eastAsia="Times New Roman" w:hAnsi="Times New Roman" w:cs="Times New Roman"/>
        </w:rPr>
        <w:t>;</w:t>
      </w:r>
      <w:r w:rsidR="00535D94" w:rsidRPr="00B90EBA">
        <w:rPr>
          <w:rFonts w:ascii="Times New Roman" w:eastAsia="Times New Roman" w:hAnsi="Times New Roman" w:cs="Times New Roman"/>
        </w:rPr>
        <w:t xml:space="preserve"> </w:t>
      </w:r>
      <w:r w:rsidR="00535D94">
        <w:rPr>
          <w:rFonts w:ascii="Times New Roman" w:eastAsia="Times New Roman" w:hAnsi="Times New Roman" w:cs="Times New Roman"/>
        </w:rPr>
        <w:t>questi</w:t>
      </w:r>
      <w:r w:rsidR="005A19DB" w:rsidRPr="00B90EBA">
        <w:rPr>
          <w:rFonts w:ascii="Times New Roman" w:eastAsia="Times New Roman" w:hAnsi="Times New Roman" w:cs="Times New Roman"/>
        </w:rPr>
        <w:t xml:space="preserve"> sono poi visualizzati tramite diagrammi a torta che evidenziano </w:t>
      </w:r>
      <w:proofErr w:type="gramStart"/>
      <w:r w:rsidR="005A19DB" w:rsidRPr="00B90EBA">
        <w:rPr>
          <w:rFonts w:ascii="Times New Roman" w:eastAsia="Times New Roman" w:hAnsi="Times New Roman" w:cs="Times New Roman"/>
        </w:rPr>
        <w:t>i trend</w:t>
      </w:r>
      <w:proofErr w:type="gramEnd"/>
      <w:r w:rsidR="005A19DB" w:rsidRPr="00B90EBA">
        <w:rPr>
          <w:rFonts w:ascii="Times New Roman" w:eastAsia="Times New Roman" w:hAnsi="Times New Roman" w:cs="Times New Roman"/>
        </w:rPr>
        <w:t xml:space="preserve"> a seconda della dimensione etica scelta. </w:t>
      </w:r>
    </w:p>
    <w:p w14:paraId="6928FBA5" w14:textId="09DDF9F9" w:rsidR="00DE566E" w:rsidRPr="00B90EBA" w:rsidRDefault="00582E0F" w:rsidP="002C632E">
      <w:pPr>
        <w:spacing w:before="240" w:after="24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E’</w:t>
      </w:r>
      <w:proofErr w:type="gramEnd"/>
      <w:r>
        <w:rPr>
          <w:rFonts w:ascii="Times New Roman" w:eastAsia="Times New Roman" w:hAnsi="Times New Roman" w:cs="Times New Roman"/>
        </w:rPr>
        <w:t xml:space="preserve"> interessante notare che i</w:t>
      </w:r>
      <w:r w:rsidR="005A19DB" w:rsidRPr="00B90EBA">
        <w:rPr>
          <w:rFonts w:ascii="Times New Roman" w:eastAsia="Times New Roman" w:hAnsi="Times New Roman" w:cs="Times New Roman"/>
        </w:rPr>
        <w:t xml:space="preserve"> nostri risultati dimostrano che ogni scelta etica comporta un compromesso. Ad esempio, applicare il criterio della diversità garantisce una rappresentanza equilibrata di generi ed etnie tra i candidati selezionati, ma può comportare una riduzione del rendimento medio. Nel report vengono presentati in dettaglio i risultati ottenuti applicando le diverse dimensioni etiche, insieme a considerazioni personali sull'impatto di ogni scelta. Inoltre, vengono illustrati i diversi </w:t>
      </w:r>
      <w:proofErr w:type="spellStart"/>
      <w:r w:rsidR="005A19DB" w:rsidRPr="00974160">
        <w:rPr>
          <w:rFonts w:ascii="Times New Roman" w:eastAsia="Times New Roman" w:hAnsi="Times New Roman" w:cs="Times New Roman"/>
          <w:i/>
          <w:iCs/>
        </w:rPr>
        <w:t>Context</w:t>
      </w:r>
      <w:proofErr w:type="spellEnd"/>
      <w:r w:rsidR="005A19DB" w:rsidRPr="00974160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="005A19DB" w:rsidRPr="00974160">
        <w:rPr>
          <w:rFonts w:ascii="Times New Roman" w:eastAsia="Times New Roman" w:hAnsi="Times New Roman" w:cs="Times New Roman"/>
          <w:i/>
          <w:iCs/>
        </w:rPr>
        <w:t>Dimensions</w:t>
      </w:r>
      <w:proofErr w:type="spellEnd"/>
      <w:r w:rsidR="005A19DB" w:rsidRPr="00974160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="005A19DB" w:rsidRPr="00974160">
        <w:rPr>
          <w:rFonts w:ascii="Times New Roman" w:eastAsia="Times New Roman" w:hAnsi="Times New Roman" w:cs="Times New Roman"/>
          <w:i/>
          <w:iCs/>
        </w:rPr>
        <w:t>Tree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(CDT) </w:t>
      </w:r>
      <w:proofErr w:type="gramStart"/>
      <w:r w:rsidR="005A19DB" w:rsidRPr="00B90EBA">
        <w:rPr>
          <w:rFonts w:ascii="Times New Roman" w:eastAsia="Times New Roman" w:hAnsi="Times New Roman" w:cs="Times New Roman"/>
        </w:rPr>
        <w:t>e</w:t>
      </w:r>
      <w:proofErr w:type="gramEnd"/>
      <w:r w:rsidR="005A19DB"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A19DB" w:rsidRPr="00974160">
        <w:rPr>
          <w:rFonts w:ascii="Times New Roman" w:eastAsia="Times New Roman" w:hAnsi="Times New Roman" w:cs="Times New Roman"/>
          <w:i/>
          <w:iCs/>
        </w:rPr>
        <w:t>Ethical</w:t>
      </w:r>
      <w:proofErr w:type="spellEnd"/>
      <w:r w:rsidR="005A19DB" w:rsidRPr="00974160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="005A19DB" w:rsidRPr="00974160">
        <w:rPr>
          <w:rFonts w:ascii="Times New Roman" w:eastAsia="Times New Roman" w:hAnsi="Times New Roman" w:cs="Times New Roman"/>
          <w:i/>
          <w:iCs/>
        </w:rPr>
        <w:t>Requirements</w:t>
      </w:r>
      <w:proofErr w:type="spellEnd"/>
      <w:r w:rsidR="005A19DB" w:rsidRPr="00974160"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="005A19DB" w:rsidRPr="00974160">
        <w:rPr>
          <w:rFonts w:ascii="Times New Roman" w:eastAsia="Times New Roman" w:hAnsi="Times New Roman" w:cs="Times New Roman"/>
          <w:i/>
          <w:iCs/>
        </w:rPr>
        <w:t>Tree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(ERT) in base alla dimensione etica e all'attributo influenzato scelti. Il </w:t>
      </w:r>
      <w:proofErr w:type="spellStart"/>
      <w:r w:rsidR="005A19DB" w:rsidRPr="00B90EBA">
        <w:rPr>
          <w:rFonts w:ascii="Times New Roman" w:eastAsia="Times New Roman" w:hAnsi="Times New Roman" w:cs="Times New Roman"/>
        </w:rPr>
        <w:t>Context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A19DB" w:rsidRPr="00B90EBA">
        <w:rPr>
          <w:rFonts w:ascii="Times New Roman" w:eastAsia="Times New Roman" w:hAnsi="Times New Roman" w:cs="Times New Roman"/>
        </w:rPr>
        <w:t>Dimension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A19DB" w:rsidRPr="00B90EBA">
        <w:rPr>
          <w:rFonts w:ascii="Times New Roman" w:eastAsia="Times New Roman" w:hAnsi="Times New Roman" w:cs="Times New Roman"/>
        </w:rPr>
        <w:t>Tree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è una struttura gerarchica che organizza e rappresenta le dimensioni e i valori del contesto. </w:t>
      </w:r>
      <w:r>
        <w:rPr>
          <w:rFonts w:ascii="Times New Roman" w:eastAsia="Times New Roman" w:hAnsi="Times New Roman" w:cs="Times New Roman"/>
        </w:rPr>
        <w:t>La radice</w:t>
      </w:r>
      <w:r w:rsidR="005A19DB" w:rsidRPr="00B90EBA">
        <w:rPr>
          <w:rFonts w:ascii="Times New Roman" w:eastAsia="Times New Roman" w:hAnsi="Times New Roman" w:cs="Times New Roman"/>
        </w:rPr>
        <w:t xml:space="preserve"> del CDT </w:t>
      </w:r>
      <w:r>
        <w:rPr>
          <w:rFonts w:ascii="Times New Roman" w:eastAsia="Times New Roman" w:hAnsi="Times New Roman" w:cs="Times New Roman"/>
        </w:rPr>
        <w:t>è</w:t>
      </w:r>
      <w:r w:rsidR="005A19DB" w:rsidRPr="00B90EBA">
        <w:rPr>
          <w:rFonts w:ascii="Times New Roman" w:eastAsia="Times New Roman" w:hAnsi="Times New Roman" w:cs="Times New Roman"/>
        </w:rPr>
        <w:t xml:space="preserve"> un nodo radice bianco, da cui si diramano nodi neri che rappresentano le dimensioni del contesto, ovvero le prospettive rilevanti per contestualizzare i dati. Ogni nodo di dimensione può avere come figli nodi bianchi, che rappresentano i valori associati a quella dimensione (nodi </w:t>
      </w:r>
      <w:r>
        <w:rPr>
          <w:rFonts w:ascii="Times New Roman" w:eastAsia="Times New Roman" w:hAnsi="Times New Roman" w:cs="Times New Roman"/>
        </w:rPr>
        <w:t>contesto</w:t>
      </w:r>
      <w:r w:rsidR="005A19DB" w:rsidRPr="00B90EBA">
        <w:rPr>
          <w:rFonts w:ascii="Times New Roman" w:eastAsia="Times New Roman" w:hAnsi="Times New Roman" w:cs="Times New Roman"/>
        </w:rPr>
        <w:t xml:space="preserve">). Ad esempio, una dimensione potrebbe essere il ruolo di una persona, con nodi bianchi associati come "impiegato" e "manager". I nodi </w:t>
      </w:r>
      <w:r w:rsidRPr="00B90EBA">
        <w:rPr>
          <w:rFonts w:ascii="Times New Roman" w:eastAsia="Times New Roman" w:hAnsi="Times New Roman" w:cs="Times New Roman"/>
        </w:rPr>
        <w:t>concett</w:t>
      </w:r>
      <w:r>
        <w:rPr>
          <w:rFonts w:ascii="Times New Roman" w:eastAsia="Times New Roman" w:hAnsi="Times New Roman" w:cs="Times New Roman"/>
        </w:rPr>
        <w:t>o</w:t>
      </w:r>
      <w:r w:rsidRPr="00B90EBA">
        <w:rPr>
          <w:rFonts w:ascii="Times New Roman" w:eastAsia="Times New Roman" w:hAnsi="Times New Roman" w:cs="Times New Roman"/>
        </w:rPr>
        <w:t xml:space="preserve"> </w:t>
      </w:r>
      <w:r w:rsidR="005A19DB" w:rsidRPr="00B90EBA">
        <w:rPr>
          <w:rFonts w:ascii="Times New Roman" w:eastAsia="Times New Roman" w:hAnsi="Times New Roman" w:cs="Times New Roman"/>
        </w:rPr>
        <w:t xml:space="preserve">possono a loro volta contenere </w:t>
      </w:r>
      <w:proofErr w:type="gramStart"/>
      <w:r w:rsidR="005A19DB" w:rsidRPr="00B90EBA">
        <w:rPr>
          <w:rFonts w:ascii="Times New Roman" w:eastAsia="Times New Roman" w:hAnsi="Times New Roman" w:cs="Times New Roman"/>
        </w:rPr>
        <w:t>sotto-dimensioni</w:t>
      </w:r>
      <w:proofErr w:type="gramEnd"/>
      <w:r w:rsidR="005A19DB" w:rsidRPr="00B90EBA">
        <w:rPr>
          <w:rFonts w:ascii="Times New Roman" w:eastAsia="Times New Roman" w:hAnsi="Times New Roman" w:cs="Times New Roman"/>
        </w:rPr>
        <w:t xml:space="preserve">, rappresentate anch'esse da nodi neri. Questa struttura gerarchica può essere ripetuta fino a raggiungere il livello di dettaglio desiderato. Sia i nodi di dimensione che quelli </w:t>
      </w:r>
      <w:r w:rsidRPr="00B90EBA">
        <w:rPr>
          <w:rFonts w:ascii="Times New Roman" w:eastAsia="Times New Roman" w:hAnsi="Times New Roman" w:cs="Times New Roman"/>
        </w:rPr>
        <w:t>concett</w:t>
      </w:r>
      <w:r>
        <w:rPr>
          <w:rFonts w:ascii="Times New Roman" w:eastAsia="Times New Roman" w:hAnsi="Times New Roman" w:cs="Times New Roman"/>
        </w:rPr>
        <w:t>o</w:t>
      </w:r>
      <w:r w:rsidRPr="00B90EBA">
        <w:rPr>
          <w:rFonts w:ascii="Times New Roman" w:eastAsia="Times New Roman" w:hAnsi="Times New Roman" w:cs="Times New Roman"/>
        </w:rPr>
        <w:t xml:space="preserve"> </w:t>
      </w:r>
      <w:r w:rsidR="005A19DB" w:rsidRPr="00B90EBA">
        <w:rPr>
          <w:rFonts w:ascii="Times New Roman" w:eastAsia="Times New Roman" w:hAnsi="Times New Roman" w:cs="Times New Roman"/>
        </w:rPr>
        <w:t>possono avere attributi, rappresentati da piccoli nodi quadrati. Un attributo collegato a un nodo di dimensione serve come abbreviazione quando i possibili figli di quella dimensione sono molti. Ad esempio, se la dimensione "ruolo" ha molte istanze possibili, queste possono essere rappresentate da un singolo attributo</w:t>
      </w:r>
      <w:r>
        <w:rPr>
          <w:rFonts w:ascii="Times New Roman" w:eastAsia="Times New Roman" w:hAnsi="Times New Roman" w:cs="Times New Roman"/>
        </w:rPr>
        <w:t xml:space="preserve"> che può assumere come valore</w:t>
      </w:r>
      <w:r w:rsidR="005A19DB" w:rsidRPr="00B90EB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uno dei possibili</w:t>
      </w:r>
      <w:r w:rsidRPr="00B90EBA">
        <w:rPr>
          <w:rFonts w:ascii="Times New Roman" w:eastAsia="Times New Roman" w:hAnsi="Times New Roman" w:cs="Times New Roman"/>
        </w:rPr>
        <w:t xml:space="preserve"> </w:t>
      </w:r>
      <w:r w:rsidR="005A19DB" w:rsidRPr="00B90EBA">
        <w:rPr>
          <w:rFonts w:ascii="Times New Roman" w:eastAsia="Times New Roman" w:hAnsi="Times New Roman" w:cs="Times New Roman"/>
        </w:rPr>
        <w:t xml:space="preserve">nodi bianchi. Gli attributi collegati a un nodo bianco rappresentano istanze specifiche all'interno dell'insieme di valori che il nodo bianco rappresenta. In sintesi, un </w:t>
      </w:r>
      <w:proofErr w:type="spellStart"/>
      <w:r w:rsidR="005A19DB" w:rsidRPr="00B90EBA">
        <w:rPr>
          <w:rFonts w:ascii="Times New Roman" w:eastAsia="Times New Roman" w:hAnsi="Times New Roman" w:cs="Times New Roman"/>
        </w:rPr>
        <w:t>Context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A19DB" w:rsidRPr="00B90EBA">
        <w:rPr>
          <w:rFonts w:ascii="Times New Roman" w:eastAsia="Times New Roman" w:hAnsi="Times New Roman" w:cs="Times New Roman"/>
        </w:rPr>
        <w:t>Dimension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A19DB" w:rsidRPr="00B90EBA">
        <w:rPr>
          <w:rFonts w:ascii="Times New Roman" w:eastAsia="Times New Roman" w:hAnsi="Times New Roman" w:cs="Times New Roman"/>
        </w:rPr>
        <w:t>Tree</w:t>
      </w:r>
      <w:proofErr w:type="spellEnd"/>
      <w:r w:rsidR="005A19DB" w:rsidRPr="00B90EBA">
        <w:rPr>
          <w:rFonts w:ascii="Times New Roman" w:eastAsia="Times New Roman" w:hAnsi="Times New Roman" w:cs="Times New Roman"/>
        </w:rPr>
        <w:t xml:space="preserve"> (CDT) permette di organizzare e rappresentare in modo gerarchico le dimensioni e i valori del contesto, consentendo una contestualizzazione dettagliata e strutturata dei dati. L'adozione di CDT </w:t>
      </w:r>
      <w:r w:rsidR="002C632E">
        <w:rPr>
          <w:rFonts w:ascii="Times New Roman" w:eastAsia="Times New Roman" w:hAnsi="Times New Roman" w:cs="Times New Roman"/>
        </w:rPr>
        <w:t>nella preparazione dei dati da sottomettere ai</w:t>
      </w:r>
      <w:r w:rsidR="005A19DB" w:rsidRPr="00B90EBA">
        <w:rPr>
          <w:rFonts w:ascii="Times New Roman" w:eastAsia="Times New Roman" w:hAnsi="Times New Roman" w:cs="Times New Roman"/>
        </w:rPr>
        <w:t xml:space="preserve"> sistemi di intelligenza artificiale e di apprendimento automatico rappresenta un passo fondamentale per garantire un loro sviluppo e utilizzo etico e responsabile. </w:t>
      </w:r>
    </w:p>
    <w:p w14:paraId="6928FBA6" w14:textId="552D546B" w:rsidR="00DE566E" w:rsidRPr="00B90EBA" w:rsidRDefault="005A19DB" w:rsidP="002C632E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>Per rappresentare le dimensioni etiche che guidano la trasformazione etica, utilizziamo un modello simile al CDT, l’</w:t>
      </w:r>
      <w:proofErr w:type="spellStart"/>
      <w:r w:rsidRPr="00B90EBA">
        <w:rPr>
          <w:rFonts w:ascii="Times New Roman" w:eastAsia="Times New Roman" w:hAnsi="Times New Roman" w:cs="Times New Roman"/>
        </w:rPr>
        <w:t>Ethical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90EBA">
        <w:rPr>
          <w:rFonts w:ascii="Times New Roman" w:eastAsia="Times New Roman" w:hAnsi="Times New Roman" w:cs="Times New Roman"/>
        </w:rPr>
        <w:t>Requirements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90EBA">
        <w:rPr>
          <w:rFonts w:ascii="Times New Roman" w:eastAsia="Times New Roman" w:hAnsi="Times New Roman" w:cs="Times New Roman"/>
        </w:rPr>
        <w:t>Tree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(ERT). L’ERT è un albero dei requisiti etici </w:t>
      </w:r>
      <w:r w:rsidR="002C632E">
        <w:rPr>
          <w:rFonts w:ascii="Times New Roman" w:eastAsia="Times New Roman" w:hAnsi="Times New Roman" w:cs="Times New Roman"/>
        </w:rPr>
        <w:t>con</w:t>
      </w:r>
      <w:r w:rsidRPr="00B90EBA">
        <w:rPr>
          <w:rFonts w:ascii="Times New Roman" w:eastAsia="Times New Roman" w:hAnsi="Times New Roman" w:cs="Times New Roman"/>
        </w:rPr>
        <w:t xml:space="preserve"> due nodi neri che rappresentano:</w:t>
      </w:r>
    </w:p>
    <w:p w14:paraId="6928FBA7" w14:textId="77777777" w:rsidR="00DE566E" w:rsidRPr="00B90EBA" w:rsidRDefault="005A19DB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>-</w:t>
      </w:r>
      <w:proofErr w:type="spellStart"/>
      <w:r w:rsidRPr="00B90EBA">
        <w:rPr>
          <w:rFonts w:ascii="Times New Roman" w:eastAsia="Times New Roman" w:hAnsi="Times New Roman" w:cs="Times New Roman"/>
        </w:rPr>
        <w:t>Ethical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90EBA">
        <w:rPr>
          <w:rFonts w:ascii="Times New Roman" w:eastAsia="Times New Roman" w:hAnsi="Times New Roman" w:cs="Times New Roman"/>
        </w:rPr>
        <w:t>dimension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: dimensioni etiche rilevanti per la situazione in questione. Nel nostro caso </w:t>
      </w:r>
      <w:proofErr w:type="spellStart"/>
      <w:r w:rsidRPr="00B90EBA">
        <w:rPr>
          <w:rFonts w:ascii="Times New Roman" w:eastAsia="Times New Roman" w:hAnsi="Times New Roman" w:cs="Times New Roman"/>
        </w:rPr>
        <w:t>Fairness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e </w:t>
      </w:r>
      <w:proofErr w:type="spellStart"/>
      <w:r w:rsidRPr="00B90EBA">
        <w:rPr>
          <w:rFonts w:ascii="Times New Roman" w:eastAsia="Times New Roman" w:hAnsi="Times New Roman" w:cs="Times New Roman"/>
        </w:rPr>
        <w:t>Diversity</w:t>
      </w:r>
      <w:proofErr w:type="spellEnd"/>
      <w:r w:rsidRPr="00B90EBA">
        <w:rPr>
          <w:rFonts w:ascii="Times New Roman" w:eastAsia="Times New Roman" w:hAnsi="Times New Roman" w:cs="Times New Roman"/>
        </w:rPr>
        <w:t>.</w:t>
      </w:r>
    </w:p>
    <w:p w14:paraId="6928FBA8" w14:textId="77777777" w:rsidR="00DE566E" w:rsidRPr="00B90EBA" w:rsidRDefault="005A19DB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>-</w:t>
      </w:r>
      <w:proofErr w:type="spellStart"/>
      <w:r w:rsidRPr="00B90EBA">
        <w:rPr>
          <w:rFonts w:ascii="Times New Roman" w:eastAsia="Times New Roman" w:hAnsi="Times New Roman" w:cs="Times New Roman"/>
        </w:rPr>
        <w:t>Affected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90EBA">
        <w:rPr>
          <w:rFonts w:ascii="Times New Roman" w:eastAsia="Times New Roman" w:hAnsi="Times New Roman" w:cs="Times New Roman"/>
        </w:rPr>
        <w:t>attribute</w:t>
      </w:r>
      <w:proofErr w:type="spellEnd"/>
      <w:r w:rsidRPr="00B90EBA">
        <w:rPr>
          <w:rFonts w:ascii="Times New Roman" w:eastAsia="Times New Roman" w:hAnsi="Times New Roman" w:cs="Times New Roman"/>
        </w:rPr>
        <w:t>: l'attributo del dataset di input per il quale vogliamo garantire la conformità con la o le dimensioni etiche scelte.</w:t>
      </w:r>
    </w:p>
    <w:p w14:paraId="6928FBA9" w14:textId="77777777" w:rsidR="00DE566E" w:rsidRPr="00B90EBA" w:rsidRDefault="005A19DB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Il nostro progetto dimostra l'importanza di considerare le implicazioni etiche nella trasformazione dei dati per prevenire la discriminazione. La scelta di una dimensione etica comporta inevitabilmente dei </w:t>
      </w:r>
      <w:r w:rsidRPr="00B90EBA">
        <w:rPr>
          <w:rFonts w:ascii="Times New Roman" w:eastAsia="Times New Roman" w:hAnsi="Times New Roman" w:cs="Times New Roman"/>
        </w:rPr>
        <w:lastRenderedPageBreak/>
        <w:t>compromessi, e la valutazione di questi compromessi è fondamentale per prendere decisioni etiche e consapevoli.</w:t>
      </w:r>
    </w:p>
    <w:p w14:paraId="6928FBAA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AB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e-IL"/>
        </w:rPr>
        <w:drawing>
          <wp:inline distT="114300" distB="114300" distL="114300" distR="114300" wp14:anchorId="6928FC18" wp14:editId="6928FC19">
            <wp:extent cx="5734050" cy="3018011"/>
            <wp:effectExtent l="0" t="0" r="0" b="0"/>
            <wp:docPr id="1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8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FBAC" w14:textId="3610D87D" w:rsidR="00DE566E" w:rsidRDefault="0097416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ins w:id="1" w:author="Francesco Mazzola" w:date="2024-06-12T13:03:00Z">
        <w:r>
          <w:rPr>
            <w:rFonts w:ascii="Times New Roman" w:eastAsia="Times New Roman" w:hAnsi="Times New Roman" w:cs="Times New Roman"/>
            <w:noProof/>
            <w:sz w:val="24"/>
            <w:szCs w:val="24"/>
            <w:lang w:val="en-US" w:eastAsia="en-US" w:bidi="he-IL"/>
          </w:rPr>
          <w:drawing>
            <wp:inline distT="0" distB="0" distL="0" distR="0" wp14:anchorId="76DFC9B7" wp14:editId="66534D16">
              <wp:extent cx="5732851" cy="2908570"/>
              <wp:effectExtent l="0" t="0" r="0" b="0"/>
              <wp:docPr id="489148065" name="Immagine 1" descr="Immagine che contiene linea, diagramma, treppiede&#10;&#10;Descrizione generat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89148065" name="Immagine 1" descr="Immagine che contiene linea, diagramma, treppiede&#10;&#10;Descrizione generata automaticamente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71197" cy="2928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928FBAD" w14:textId="6947C800" w:rsidR="00DE566E" w:rsidRPr="00B90EBA" w:rsidRDefault="005A19DB" w:rsidP="002C632E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>Di seguito una rappresentazione</w:t>
      </w:r>
      <w:r w:rsidR="002C632E">
        <w:rPr>
          <w:rFonts w:ascii="Times New Roman" w:eastAsia="Times New Roman" w:hAnsi="Times New Roman" w:cs="Times New Roman"/>
        </w:rPr>
        <w:t xml:space="preserve"> dei dati di partenza</w:t>
      </w:r>
      <w:r w:rsidRPr="00B90EBA">
        <w:rPr>
          <w:rFonts w:ascii="Times New Roman" w:eastAsia="Times New Roman" w:hAnsi="Times New Roman" w:cs="Times New Roman"/>
        </w:rPr>
        <w:t xml:space="preserve"> mediante grafico a torta della </w:t>
      </w:r>
      <w:r w:rsidR="002C632E">
        <w:rPr>
          <w:rFonts w:ascii="Times New Roman" w:eastAsia="Times New Roman" w:hAnsi="Times New Roman" w:cs="Times New Roman"/>
        </w:rPr>
        <w:t>composizione</w:t>
      </w:r>
      <w:r w:rsidR="002C632E" w:rsidRPr="00B90EBA">
        <w:rPr>
          <w:rFonts w:ascii="Times New Roman" w:eastAsia="Times New Roman" w:hAnsi="Times New Roman" w:cs="Times New Roman"/>
        </w:rPr>
        <w:t xml:space="preserve"> </w:t>
      </w:r>
      <w:r w:rsidRPr="00B90EBA">
        <w:rPr>
          <w:rFonts w:ascii="Times New Roman" w:eastAsia="Times New Roman" w:hAnsi="Times New Roman" w:cs="Times New Roman"/>
        </w:rPr>
        <w:t xml:space="preserve">dei </w:t>
      </w:r>
      <w:r w:rsidRPr="00974160">
        <w:rPr>
          <w:rFonts w:ascii="Times New Roman" w:eastAsia="Times New Roman" w:hAnsi="Times New Roman" w:cs="Times New Roman"/>
          <w:b/>
          <w:bCs/>
        </w:rPr>
        <w:t>Clerk</w:t>
      </w:r>
      <w:r w:rsidRPr="00B90EBA">
        <w:rPr>
          <w:rFonts w:ascii="Times New Roman" w:eastAsia="Times New Roman" w:hAnsi="Times New Roman" w:cs="Times New Roman"/>
        </w:rPr>
        <w:t xml:space="preserve"> in base a genere e indice di performance</w:t>
      </w:r>
      <w:r w:rsidR="002C632E">
        <w:rPr>
          <w:rFonts w:ascii="Times New Roman" w:eastAsia="Times New Roman" w:hAnsi="Times New Roman" w:cs="Times New Roman"/>
        </w:rPr>
        <w:t xml:space="preserve"> (Max=10)</w:t>
      </w:r>
      <w:r w:rsidRPr="00B90EBA">
        <w:rPr>
          <w:rFonts w:ascii="Times New Roman" w:eastAsia="Times New Roman" w:hAnsi="Times New Roman" w:cs="Times New Roman"/>
        </w:rPr>
        <w:t>:</w:t>
      </w:r>
    </w:p>
    <w:p w14:paraId="6928FBAE" w14:textId="77777777" w:rsidR="00DE566E" w:rsidRDefault="005A19D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en-US" w:bidi="he-IL"/>
        </w:rPr>
        <w:lastRenderedPageBreak/>
        <w:drawing>
          <wp:inline distT="114300" distB="114300" distL="114300" distR="114300" wp14:anchorId="6928FC1C" wp14:editId="6928FC1D">
            <wp:extent cx="2493169" cy="2743292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3169" cy="2743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en-US" w:bidi="he-IL"/>
        </w:rPr>
        <w:drawing>
          <wp:inline distT="114300" distB="114300" distL="114300" distR="114300" wp14:anchorId="6928FC1E" wp14:editId="36C6A616">
            <wp:extent cx="2835884" cy="2745335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726" cy="2749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FBAF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B0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B1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B2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B3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B4" w14:textId="57A64D4C" w:rsidR="00DE566E" w:rsidRPr="00B90EBA" w:rsidRDefault="005A19DB" w:rsidP="002C632E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>Di seguito una rappresentazione</w:t>
      </w:r>
      <w:r w:rsidR="002C632E">
        <w:rPr>
          <w:rFonts w:ascii="Times New Roman" w:eastAsia="Times New Roman" w:hAnsi="Times New Roman" w:cs="Times New Roman"/>
        </w:rPr>
        <w:t xml:space="preserve"> negli stessi dati</w:t>
      </w:r>
      <w:r w:rsidRPr="00B90EBA">
        <w:rPr>
          <w:rFonts w:ascii="Times New Roman" w:eastAsia="Times New Roman" w:hAnsi="Times New Roman" w:cs="Times New Roman"/>
        </w:rPr>
        <w:t xml:space="preserve"> della </w:t>
      </w:r>
      <w:r w:rsidR="002C632E">
        <w:rPr>
          <w:rFonts w:ascii="Times New Roman" w:eastAsia="Times New Roman" w:hAnsi="Times New Roman" w:cs="Times New Roman"/>
        </w:rPr>
        <w:t>composizione</w:t>
      </w:r>
      <w:r w:rsidR="002C632E" w:rsidRPr="00B90EBA">
        <w:rPr>
          <w:rFonts w:ascii="Times New Roman" w:eastAsia="Times New Roman" w:hAnsi="Times New Roman" w:cs="Times New Roman"/>
        </w:rPr>
        <w:t xml:space="preserve"> </w:t>
      </w:r>
      <w:r w:rsidRPr="00B90EBA">
        <w:rPr>
          <w:rFonts w:ascii="Times New Roman" w:eastAsia="Times New Roman" w:hAnsi="Times New Roman" w:cs="Times New Roman"/>
        </w:rPr>
        <w:t xml:space="preserve">dei </w:t>
      </w:r>
      <w:r w:rsidRPr="00974160">
        <w:rPr>
          <w:rFonts w:ascii="Times New Roman" w:eastAsia="Times New Roman" w:hAnsi="Times New Roman" w:cs="Times New Roman"/>
          <w:b/>
          <w:bCs/>
        </w:rPr>
        <w:t>Manager</w:t>
      </w:r>
      <w:r w:rsidRPr="00B90EBA">
        <w:rPr>
          <w:rFonts w:ascii="Times New Roman" w:eastAsia="Times New Roman" w:hAnsi="Times New Roman" w:cs="Times New Roman"/>
        </w:rPr>
        <w:t xml:space="preserve"> in base a genere e indice di performance:</w:t>
      </w:r>
    </w:p>
    <w:p w14:paraId="6928FBB5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e-IL"/>
        </w:rPr>
        <w:drawing>
          <wp:inline distT="114300" distB="114300" distL="114300" distR="114300" wp14:anchorId="6928FC20" wp14:editId="6928FC21">
            <wp:extent cx="2569369" cy="2746858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369" cy="2746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e-IL"/>
        </w:rPr>
        <w:drawing>
          <wp:inline distT="114300" distB="114300" distL="114300" distR="114300" wp14:anchorId="6928FC22" wp14:editId="49DD155F">
            <wp:extent cx="2930837" cy="2751022"/>
            <wp:effectExtent l="0" t="0" r="3175" b="508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6219" cy="276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FBB6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B7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B8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B9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833AB7B" w14:textId="2330ACDB" w:rsidR="00241AE2" w:rsidRDefault="00241AE2">
      <w:pPr>
        <w:jc w:val="both"/>
        <w:rPr>
          <w:ins w:id="2" w:author="Francesco Mazzola" w:date="2024-06-12T13:04:00Z"/>
          <w:rFonts w:ascii="Times New Roman" w:eastAsia="Times New Roman" w:hAnsi="Times New Roman" w:cs="Times New Roman"/>
          <w:sz w:val="28"/>
          <w:szCs w:val="28"/>
        </w:rPr>
      </w:pPr>
    </w:p>
    <w:p w14:paraId="1D642142" w14:textId="77777777" w:rsidR="00974160" w:rsidRDefault="0097416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4634A6" w14:textId="77777777" w:rsidR="00241AE2" w:rsidRDefault="00241AE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28FBBA" w14:textId="5F5979BE" w:rsidR="00DE566E" w:rsidRPr="00B90EBA" w:rsidRDefault="005A19D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90EBA">
        <w:rPr>
          <w:rFonts w:ascii="Times New Roman" w:eastAsia="Times New Roman" w:hAnsi="Times New Roman" w:cs="Times New Roman"/>
          <w:sz w:val="28"/>
          <w:szCs w:val="28"/>
        </w:rPr>
        <w:lastRenderedPageBreak/>
        <w:t>Equality</w:t>
      </w:r>
    </w:p>
    <w:p w14:paraId="6928FBBC" w14:textId="72BE8BE6" w:rsidR="00DE566E" w:rsidRPr="00B90EBA" w:rsidRDefault="005A19DB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L'equality si basa sul principio di meritocrazia, selezionando i candidati con il rendimento più alto ("performance rate"). Questo approccio garantisce che i manager promossi siano i più qualificati per il ruolo, ma non tiene conto della rappresentanza di diversi gruppi. Ad esempio, se il dataset contenesse un numero significativamente maggiore di uomini rispetto a donne, l'approccio basato sulla meritocrazia potrebbe portare a una selezione prevalentemente maschile. Questo potrebbe avere un impatto negativo sulla diversità </w:t>
      </w:r>
      <w:proofErr w:type="gramStart"/>
      <w:r w:rsidRPr="00B90EBA">
        <w:rPr>
          <w:rFonts w:ascii="Times New Roman" w:eastAsia="Times New Roman" w:hAnsi="Times New Roman" w:cs="Times New Roman"/>
        </w:rPr>
        <w:t>del team</w:t>
      </w:r>
      <w:proofErr w:type="gramEnd"/>
      <w:r w:rsidRPr="00B90EBA">
        <w:rPr>
          <w:rFonts w:ascii="Times New Roman" w:eastAsia="Times New Roman" w:hAnsi="Times New Roman" w:cs="Times New Roman"/>
        </w:rPr>
        <w:t xml:space="preserve"> di manager e sulla sua capacità di comprendere e rappresentare le esigenze di un gruppo di lavoro eterogeneo. Nello script Python, per selezionare secondo il principio di </w:t>
      </w:r>
      <w:r w:rsidR="002C632E">
        <w:rPr>
          <w:rFonts w:ascii="Times New Roman" w:eastAsia="Times New Roman" w:hAnsi="Times New Roman" w:cs="Times New Roman"/>
        </w:rPr>
        <w:t>equality</w:t>
      </w:r>
      <w:r w:rsidRPr="00B90EBA">
        <w:rPr>
          <w:rFonts w:ascii="Times New Roman" w:eastAsia="Times New Roman" w:hAnsi="Times New Roman" w:cs="Times New Roman"/>
        </w:rPr>
        <w:t xml:space="preserve">, i </w:t>
      </w:r>
      <w:proofErr w:type="spellStart"/>
      <w:r w:rsidRPr="00B90EBA">
        <w:rPr>
          <w:rFonts w:ascii="Times New Roman" w:eastAsia="Times New Roman" w:hAnsi="Times New Roman" w:cs="Times New Roman"/>
        </w:rPr>
        <w:t>clerk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sono stati ordinati per performance rate, senza considerare etnia o genere. I migliori sono stati inseriti nella lista dei candidati da promuovere a manager.</w:t>
      </w:r>
    </w:p>
    <w:p w14:paraId="6928FBBD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e-IL"/>
        </w:rPr>
        <w:drawing>
          <wp:inline distT="114300" distB="114300" distL="114300" distR="114300" wp14:anchorId="6928FC24" wp14:editId="6928FC25">
            <wp:extent cx="4615772" cy="3085635"/>
            <wp:effectExtent l="0" t="0" r="0" b="0"/>
            <wp:docPr id="1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772" cy="3085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FBBE" w14:textId="77777777" w:rsidR="00DE566E" w:rsidRDefault="005A19D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en-US" w:bidi="he-IL"/>
        </w:rPr>
        <w:drawing>
          <wp:inline distT="114300" distB="114300" distL="114300" distR="114300" wp14:anchorId="6928FC26" wp14:editId="6928FC27">
            <wp:extent cx="2571750" cy="2954166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9541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val="en-US" w:eastAsia="en-US" w:bidi="he-IL"/>
        </w:rPr>
        <w:drawing>
          <wp:inline distT="114300" distB="114300" distL="114300" distR="114300" wp14:anchorId="6928FC28" wp14:editId="2254CC1C">
            <wp:extent cx="2835841" cy="2953034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201" cy="295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FBBF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2393B2A9" w14:textId="77777777" w:rsidR="00535D94" w:rsidRDefault="00535D94">
      <w:pPr>
        <w:jc w:val="both"/>
        <w:rPr>
          <w:ins w:id="3" w:author="schreiber" w:date="2024-06-10T12:07:00Z"/>
          <w:rFonts w:ascii="Times New Roman" w:eastAsia="Times New Roman" w:hAnsi="Times New Roman" w:cs="Times New Roman"/>
          <w:sz w:val="28"/>
          <w:szCs w:val="28"/>
        </w:rPr>
      </w:pPr>
    </w:p>
    <w:p w14:paraId="7439B42A" w14:textId="77777777" w:rsidR="00535D94" w:rsidRDefault="00535D94">
      <w:pPr>
        <w:jc w:val="both"/>
        <w:rPr>
          <w:ins w:id="4" w:author="schreiber" w:date="2024-06-10T12:07:00Z"/>
          <w:rFonts w:ascii="Times New Roman" w:eastAsia="Times New Roman" w:hAnsi="Times New Roman" w:cs="Times New Roman"/>
          <w:sz w:val="28"/>
          <w:szCs w:val="28"/>
        </w:rPr>
      </w:pPr>
    </w:p>
    <w:p w14:paraId="4BE3C2DF" w14:textId="78A7FB10" w:rsidR="00B90EBA" w:rsidRPr="00B90EBA" w:rsidRDefault="005A19D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0EBA">
        <w:rPr>
          <w:rFonts w:ascii="Times New Roman" w:eastAsia="Times New Roman" w:hAnsi="Times New Roman" w:cs="Times New Roman"/>
          <w:sz w:val="28"/>
          <w:szCs w:val="28"/>
        </w:rPr>
        <w:lastRenderedPageBreak/>
        <w:t>Diversity</w:t>
      </w:r>
      <w:proofErr w:type="spellEnd"/>
    </w:p>
    <w:p w14:paraId="6928FBC1" w14:textId="58979861" w:rsidR="00DE566E" w:rsidRPr="00B90EBA" w:rsidRDefault="005A19DB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La </w:t>
      </w:r>
      <w:proofErr w:type="spellStart"/>
      <w:r w:rsidRPr="00B90EBA">
        <w:rPr>
          <w:rFonts w:ascii="Times New Roman" w:eastAsia="Times New Roman" w:hAnsi="Times New Roman" w:cs="Times New Roman"/>
        </w:rPr>
        <w:t>diversity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si concentra sulla rappresentanza di diversi gruppi etnici all'interno </w:t>
      </w:r>
      <w:proofErr w:type="gramStart"/>
      <w:r w:rsidRPr="00B90EBA">
        <w:rPr>
          <w:rFonts w:ascii="Times New Roman" w:eastAsia="Times New Roman" w:hAnsi="Times New Roman" w:cs="Times New Roman"/>
        </w:rPr>
        <w:t>del team</w:t>
      </w:r>
      <w:proofErr w:type="gramEnd"/>
      <w:r w:rsidRPr="00B90EBA">
        <w:rPr>
          <w:rFonts w:ascii="Times New Roman" w:eastAsia="Times New Roman" w:hAnsi="Times New Roman" w:cs="Times New Roman"/>
        </w:rPr>
        <w:t xml:space="preserve"> di manager. Per raggiungere questo obiettivo, ci si assicura che il numero di candidati promossi per ogni gruppo etnico sia uguale. Ad esempio, se il dataset contiene il 30% di donne e il 70% di uomini, l'approccio basato sulla </w:t>
      </w:r>
      <w:proofErr w:type="spellStart"/>
      <w:r w:rsidRPr="00B90EBA">
        <w:rPr>
          <w:rFonts w:ascii="Times New Roman" w:eastAsia="Times New Roman" w:hAnsi="Times New Roman" w:cs="Times New Roman"/>
        </w:rPr>
        <w:t>diversity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garantirà che il </w:t>
      </w:r>
      <w:r w:rsidR="00974160">
        <w:rPr>
          <w:rFonts w:ascii="Times New Roman" w:eastAsia="Times New Roman" w:hAnsi="Times New Roman" w:cs="Times New Roman"/>
        </w:rPr>
        <w:t>70</w:t>
      </w:r>
      <w:r w:rsidRPr="00B90EBA">
        <w:rPr>
          <w:rFonts w:ascii="Times New Roman" w:eastAsia="Times New Roman" w:hAnsi="Times New Roman" w:cs="Times New Roman"/>
        </w:rPr>
        <w:t xml:space="preserve">% dei manager promossi sia donna e il </w:t>
      </w:r>
      <w:r w:rsidR="00974160">
        <w:rPr>
          <w:rFonts w:ascii="Times New Roman" w:eastAsia="Times New Roman" w:hAnsi="Times New Roman" w:cs="Times New Roman"/>
        </w:rPr>
        <w:t>3</w:t>
      </w:r>
      <w:r w:rsidRPr="00B90EBA">
        <w:rPr>
          <w:rFonts w:ascii="Times New Roman" w:eastAsia="Times New Roman" w:hAnsi="Times New Roman" w:cs="Times New Roman"/>
        </w:rPr>
        <w:t xml:space="preserve">0% sia uomo. Questo metodo permette di creare </w:t>
      </w:r>
      <w:proofErr w:type="gramStart"/>
      <w:r w:rsidRPr="00B90EBA">
        <w:rPr>
          <w:rFonts w:ascii="Times New Roman" w:eastAsia="Times New Roman" w:hAnsi="Times New Roman" w:cs="Times New Roman"/>
        </w:rPr>
        <w:t>un team</w:t>
      </w:r>
      <w:proofErr w:type="gramEnd"/>
      <w:r w:rsidRPr="00B90EBA">
        <w:rPr>
          <w:rFonts w:ascii="Times New Roman" w:eastAsia="Times New Roman" w:hAnsi="Times New Roman" w:cs="Times New Roman"/>
        </w:rPr>
        <w:t xml:space="preserve"> di manager più eterogeneo, in grado di comprendere e rappresentare meglio le esigenze di un gruppo di lavoro diversificato. Tuttavia, questo approccio può comportare una diminuzione del rendimento medio dei manager promossi, in quanto non vengono selezionati esclusivamente i candidati con il rendimento più alto. Per ovviare a questo problema, si potrebbero utilizzare criteri di selezione ponderati che considerino sia il rendimento che la diversità, oppure si potrebbero implementare programmi di formazione per i manager promossi.</w:t>
      </w:r>
    </w:p>
    <w:p w14:paraId="6928FBC2" w14:textId="77777777" w:rsidR="00DE566E" w:rsidRPr="00B90EBA" w:rsidRDefault="005A19DB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Nello script per selezionare secondo </w:t>
      </w:r>
      <w:proofErr w:type="spellStart"/>
      <w:r w:rsidRPr="00B90EBA">
        <w:rPr>
          <w:rFonts w:ascii="Times New Roman" w:eastAsia="Times New Roman" w:hAnsi="Times New Roman" w:cs="Times New Roman"/>
        </w:rPr>
        <w:t>diversity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abbiamo selezionato in parti uguali i migliori candidati per ogni possibile istanza dell’</w:t>
      </w:r>
      <w:proofErr w:type="spellStart"/>
      <w:r w:rsidRPr="00B90EBA">
        <w:rPr>
          <w:rFonts w:ascii="Times New Roman" w:eastAsia="Times New Roman" w:hAnsi="Times New Roman" w:cs="Times New Roman"/>
        </w:rPr>
        <w:t>affected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90EBA">
        <w:rPr>
          <w:rFonts w:ascii="Times New Roman" w:eastAsia="Times New Roman" w:hAnsi="Times New Roman" w:cs="Times New Roman"/>
        </w:rPr>
        <w:t>attribute</w:t>
      </w:r>
      <w:proofErr w:type="spellEnd"/>
      <w:r w:rsidRPr="00B90EBA">
        <w:rPr>
          <w:rFonts w:ascii="Times New Roman" w:eastAsia="Times New Roman" w:hAnsi="Times New Roman" w:cs="Times New Roman"/>
        </w:rPr>
        <w:t>.</w:t>
      </w:r>
    </w:p>
    <w:p w14:paraId="6928FBC3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4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5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6" w14:textId="3438FA0A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e-IL"/>
        </w:rPr>
        <w:drawing>
          <wp:inline distT="114300" distB="114300" distL="114300" distR="114300" wp14:anchorId="6928FC2A" wp14:editId="6928FC2B">
            <wp:extent cx="4233395" cy="2676079"/>
            <wp:effectExtent l="0" t="0" r="0" b="0"/>
            <wp:docPr id="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395" cy="2676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8FBC7" w14:textId="08DD2EEC" w:rsidR="00DE566E" w:rsidRDefault="0097416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e-IL"/>
        </w:rPr>
        <w:drawing>
          <wp:anchor distT="114300" distB="114300" distL="114300" distR="114300" simplePos="0" relativeHeight="251658240" behindDoc="1" locked="0" layoutInCell="1" hidden="0" allowOverlap="1" wp14:anchorId="6928FC2C" wp14:editId="7EDA41AD">
            <wp:simplePos x="0" y="0"/>
            <wp:positionH relativeFrom="column">
              <wp:posOffset>2859932</wp:posOffset>
            </wp:positionH>
            <wp:positionV relativeFrom="paragraph">
              <wp:posOffset>116690</wp:posOffset>
            </wp:positionV>
            <wp:extent cx="2619254" cy="2437157"/>
            <wp:effectExtent l="0" t="0" r="0" b="1270"/>
            <wp:wrapNone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0282" cy="2438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A19DB">
        <w:rPr>
          <w:noProof/>
          <w:lang w:val="en-US" w:eastAsia="en-US" w:bidi="he-IL"/>
        </w:rPr>
        <w:drawing>
          <wp:anchor distT="114300" distB="114300" distL="114300" distR="114300" simplePos="0" relativeHeight="251659264" behindDoc="1" locked="0" layoutInCell="1" hidden="0" allowOverlap="1" wp14:anchorId="6928FC2E" wp14:editId="6928FC2F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552700" cy="2426215"/>
            <wp:effectExtent l="0" t="0" r="0" b="0"/>
            <wp:wrapNone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2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BC8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9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A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B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C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D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E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CF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0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1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2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3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304226" w14:textId="77777777" w:rsidR="00535D94" w:rsidRDefault="00535D94">
      <w:pPr>
        <w:jc w:val="both"/>
        <w:rPr>
          <w:ins w:id="5" w:author="schreiber" w:date="2024-06-10T12:08:00Z"/>
          <w:noProof/>
          <w:lang w:val="en-GB" w:bidi="he-IL"/>
        </w:rPr>
      </w:pPr>
    </w:p>
    <w:p w14:paraId="478B15D9" w14:textId="77777777" w:rsidR="00535D94" w:rsidRDefault="00535D94">
      <w:pPr>
        <w:jc w:val="both"/>
        <w:rPr>
          <w:ins w:id="6" w:author="schreiber" w:date="2024-06-10T12:08:00Z"/>
          <w:noProof/>
          <w:lang w:val="en-GB" w:bidi="he-IL"/>
        </w:rPr>
      </w:pPr>
    </w:p>
    <w:p w14:paraId="6928FBD4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e-IL"/>
        </w:rPr>
        <w:lastRenderedPageBreak/>
        <w:drawing>
          <wp:anchor distT="114300" distB="114300" distL="114300" distR="114300" simplePos="0" relativeHeight="251660288" behindDoc="1" locked="0" layoutInCell="1" hidden="0" allowOverlap="1" wp14:anchorId="6928FC30" wp14:editId="6928FC31">
            <wp:simplePos x="0" y="0"/>
            <wp:positionH relativeFrom="column">
              <wp:posOffset>3810000</wp:posOffset>
            </wp:positionH>
            <wp:positionV relativeFrom="paragraph">
              <wp:posOffset>244636</wp:posOffset>
            </wp:positionV>
            <wp:extent cx="2603546" cy="2486025"/>
            <wp:effectExtent l="0" t="0" r="0" b="0"/>
            <wp:wrapNone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3546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C1A6FE" w14:textId="77777777" w:rsidR="00535D94" w:rsidRDefault="00535D94">
      <w:pPr>
        <w:jc w:val="both"/>
        <w:rPr>
          <w:ins w:id="7" w:author="schreiber" w:date="2024-06-10T12:07:00Z"/>
          <w:rFonts w:ascii="Times New Roman" w:eastAsia="Times New Roman" w:hAnsi="Times New Roman" w:cs="Times New Roman"/>
          <w:sz w:val="24"/>
          <w:szCs w:val="24"/>
        </w:rPr>
      </w:pPr>
    </w:p>
    <w:p w14:paraId="6928FBD5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e-IL"/>
        </w:rPr>
        <w:drawing>
          <wp:anchor distT="114300" distB="114300" distL="114300" distR="114300" simplePos="0" relativeHeight="251661312" behindDoc="1" locked="0" layoutInCell="1" hidden="0" allowOverlap="1" wp14:anchorId="6928FC32" wp14:editId="25D6197B">
            <wp:simplePos x="0" y="0"/>
            <wp:positionH relativeFrom="column">
              <wp:posOffset>-408773</wp:posOffset>
            </wp:positionH>
            <wp:positionV relativeFrom="paragraph">
              <wp:posOffset>36859</wp:posOffset>
            </wp:positionV>
            <wp:extent cx="3609975" cy="2449983"/>
            <wp:effectExtent l="0" t="0" r="0" b="7620"/>
            <wp:wrapNone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449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BD6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7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8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9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A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B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C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D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E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DF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0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1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2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e-IL"/>
        </w:rPr>
        <w:drawing>
          <wp:anchor distT="114300" distB="114300" distL="114300" distR="114300" simplePos="0" relativeHeight="251662336" behindDoc="1" locked="0" layoutInCell="1" hidden="0" allowOverlap="1" wp14:anchorId="6928FC34" wp14:editId="6928FC35">
            <wp:simplePos x="0" y="0"/>
            <wp:positionH relativeFrom="column">
              <wp:posOffset>3571875</wp:posOffset>
            </wp:positionH>
            <wp:positionV relativeFrom="paragraph">
              <wp:posOffset>236618</wp:posOffset>
            </wp:positionV>
            <wp:extent cx="2840109" cy="2619375"/>
            <wp:effectExtent l="0" t="0" r="0" b="0"/>
            <wp:wrapNone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0109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BE3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e-IL"/>
        </w:rPr>
        <w:drawing>
          <wp:anchor distT="114300" distB="114300" distL="114300" distR="114300" simplePos="0" relativeHeight="251663360" behindDoc="1" locked="0" layoutInCell="1" hidden="0" allowOverlap="1" wp14:anchorId="6928FC36" wp14:editId="6928FC37">
            <wp:simplePos x="0" y="0"/>
            <wp:positionH relativeFrom="column">
              <wp:posOffset>-495299</wp:posOffset>
            </wp:positionH>
            <wp:positionV relativeFrom="paragraph">
              <wp:posOffset>208043</wp:posOffset>
            </wp:positionV>
            <wp:extent cx="3899823" cy="2671465"/>
            <wp:effectExtent l="0" t="0" r="0" b="0"/>
            <wp:wrapNone/>
            <wp:docPr id="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823" cy="2671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BE4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5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6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7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8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9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A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</w:t>
      </w:r>
    </w:p>
    <w:p w14:paraId="6928FBEB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C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D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E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EF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BF0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</w:t>
      </w:r>
    </w:p>
    <w:p w14:paraId="6928FBF1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e-IL"/>
        </w:rPr>
        <w:drawing>
          <wp:anchor distT="114300" distB="114300" distL="114300" distR="114300" simplePos="0" relativeHeight="251664384" behindDoc="1" locked="0" layoutInCell="1" hidden="0" allowOverlap="1" wp14:anchorId="6928FC38" wp14:editId="6928FC39">
            <wp:simplePos x="0" y="0"/>
            <wp:positionH relativeFrom="column">
              <wp:posOffset>-514349</wp:posOffset>
            </wp:positionH>
            <wp:positionV relativeFrom="paragraph">
              <wp:posOffset>116774</wp:posOffset>
            </wp:positionV>
            <wp:extent cx="3975291" cy="2756650"/>
            <wp:effectExtent l="0" t="0" r="0" b="0"/>
            <wp:wrapNone/>
            <wp:docPr id="20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291" cy="275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BF2" w14:textId="77777777" w:rsidR="00DE566E" w:rsidRDefault="005A19D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</w:t>
      </w:r>
      <w:r>
        <w:rPr>
          <w:noProof/>
          <w:lang w:val="en-US" w:eastAsia="en-US" w:bidi="he-IL"/>
        </w:rPr>
        <w:drawing>
          <wp:anchor distT="114300" distB="114300" distL="114300" distR="114300" simplePos="0" relativeHeight="251665408" behindDoc="1" locked="0" layoutInCell="1" hidden="0" allowOverlap="1" wp14:anchorId="6928FC3A" wp14:editId="6928FC3B">
            <wp:simplePos x="0" y="0"/>
            <wp:positionH relativeFrom="column">
              <wp:posOffset>3552825</wp:posOffset>
            </wp:positionH>
            <wp:positionV relativeFrom="paragraph">
              <wp:posOffset>223056</wp:posOffset>
            </wp:positionV>
            <wp:extent cx="2696774" cy="2427963"/>
            <wp:effectExtent l="0" t="0" r="0" b="0"/>
            <wp:wrapNone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774" cy="242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BF3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4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5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6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7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8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9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A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5A7E23D2" w14:textId="77777777" w:rsidR="00B90EBA" w:rsidRDefault="00B90EB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BFB" w14:textId="0B2ECC79" w:rsidR="00DE566E" w:rsidRDefault="005A19D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Equity</w:t>
      </w:r>
    </w:p>
    <w:p w14:paraId="6928FBFE" w14:textId="3D5E892A" w:rsidR="00DE566E" w:rsidRPr="00B90EBA" w:rsidRDefault="005A19DB" w:rsidP="00B90EBA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L'equity si propone di bilanciare equality e </w:t>
      </w:r>
      <w:proofErr w:type="spellStart"/>
      <w:r w:rsidRPr="00B90EBA">
        <w:rPr>
          <w:rFonts w:ascii="Times New Roman" w:eastAsia="Times New Roman" w:hAnsi="Times New Roman" w:cs="Times New Roman"/>
        </w:rPr>
        <w:t>diversity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, garantendo che ogni gruppo abbia le stesse opportunità di essere selezionato, pur mantenendo un approccio "fair": vengono aumentate le istanze dei </w:t>
      </w:r>
      <w:proofErr w:type="spellStart"/>
      <w:r w:rsidRPr="00B90EBA">
        <w:rPr>
          <w:rFonts w:ascii="Times New Roman" w:eastAsia="Times New Roman" w:hAnsi="Times New Roman" w:cs="Times New Roman"/>
        </w:rPr>
        <w:t>clerk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che fanno parte del gruppo meno presente, in modo da aumentare le loro possibilità di essere selezionati senza per questo abbassare il performance rate medio</w:t>
      </w:r>
      <w:ins w:id="8" w:author="schreiber" w:date="2024-06-10T12:19:00Z">
        <w:r w:rsidR="00241AE2">
          <w:rPr>
            <w:rFonts w:ascii="Times New Roman" w:eastAsia="Times New Roman" w:hAnsi="Times New Roman" w:cs="Times New Roman"/>
          </w:rPr>
          <w:t xml:space="preserve">. </w:t>
        </w:r>
      </w:ins>
      <w:proofErr w:type="gramStart"/>
      <w:r w:rsidRPr="00B90EBA">
        <w:rPr>
          <w:rFonts w:ascii="Times New Roman" w:eastAsia="Times New Roman" w:hAnsi="Times New Roman" w:cs="Times New Roman"/>
        </w:rPr>
        <w:t>In particolare</w:t>
      </w:r>
      <w:proofErr w:type="gramEnd"/>
      <w:r w:rsidRPr="00B90EBA">
        <w:rPr>
          <w:rFonts w:ascii="Times New Roman" w:eastAsia="Times New Roman" w:hAnsi="Times New Roman" w:cs="Times New Roman"/>
        </w:rPr>
        <w:t xml:space="preserve"> nello script Python abbiamo implementato il seguente algoritmo per selezionare secondo equity:</w:t>
      </w:r>
    </w:p>
    <w:p w14:paraId="6928FBFF" w14:textId="3E121A57" w:rsidR="00DE566E" w:rsidRPr="00B90EBA" w:rsidRDefault="005A19DB">
      <w:pPr>
        <w:numPr>
          <w:ilvl w:val="0"/>
          <w:numId w:val="1"/>
        </w:numPr>
        <w:spacing w:before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Gungsuh" w:eastAsia="Gungsuh" w:hAnsi="Gungsuh" w:cs="Gungsuh"/>
        </w:rPr>
        <w:t>Valutare il disequilibrio D come differenza percentuale tra i generi: D=(%M−%F)</w:t>
      </w:r>
      <w:ins w:id="9" w:author="schreiber" w:date="2024-06-10T12:21:00Z">
        <w:r w:rsidR="00241AE2">
          <w:rPr>
            <w:rFonts w:ascii="Gungsuh" w:eastAsia="Gungsuh" w:hAnsi="Gungsuh" w:cs="Gungsuh"/>
          </w:rPr>
          <w:t xml:space="preserve"> </w:t>
        </w:r>
      </w:ins>
      <w:r w:rsidRPr="00B90EBA">
        <w:rPr>
          <w:rFonts w:ascii="Gungsuh" w:eastAsia="Gungsuh" w:hAnsi="Gungsuh" w:cs="Gungsuh"/>
        </w:rPr>
        <w:t>D = (\%M - \%F)</w:t>
      </w:r>
      <w:ins w:id="10" w:author="schreiber" w:date="2024-06-10T12:21:00Z">
        <w:r w:rsidR="00241AE2">
          <w:rPr>
            <w:rFonts w:ascii="Gungsuh" w:eastAsia="Gungsuh" w:hAnsi="Gungsuh" w:cs="Gungsuh"/>
          </w:rPr>
          <w:t xml:space="preserve"> </w:t>
        </w:r>
      </w:ins>
      <w:r w:rsidRPr="00B90EBA">
        <w:rPr>
          <w:rFonts w:ascii="Gungsuh" w:eastAsia="Gungsuh" w:hAnsi="Gungsuh" w:cs="Gungsuh"/>
        </w:rPr>
        <w:t>D=(%M−%F) o D=(%Mm−%Fm)</w:t>
      </w:r>
      <w:ins w:id="11" w:author="schreiber" w:date="2024-06-10T12:24:00Z">
        <w:r w:rsidR="00241AE2">
          <w:rPr>
            <w:rFonts w:ascii="Gungsuh" w:eastAsia="Gungsuh" w:hAnsi="Gungsuh" w:cs="Gungsuh"/>
          </w:rPr>
          <w:t xml:space="preserve"> </w:t>
        </w:r>
      </w:ins>
      <w:r w:rsidRPr="00B90EBA">
        <w:rPr>
          <w:rFonts w:ascii="Gungsuh" w:eastAsia="Gungsuh" w:hAnsi="Gungsuh" w:cs="Gungsuh"/>
        </w:rPr>
        <w:t>D = (\%Mm - \%</w:t>
      </w:r>
      <w:proofErr w:type="gramStart"/>
      <w:r w:rsidRPr="00B90EBA">
        <w:rPr>
          <w:rFonts w:ascii="Gungsuh" w:eastAsia="Gungsuh" w:hAnsi="Gungsuh" w:cs="Gungsuh"/>
        </w:rPr>
        <w:t>Fm)D</w:t>
      </w:r>
      <w:proofErr w:type="gramEnd"/>
      <w:r w:rsidRPr="00B90EBA">
        <w:rPr>
          <w:rFonts w:ascii="Gungsuh" w:eastAsia="Gungsuh" w:hAnsi="Gungsuh" w:cs="Gungsuh"/>
        </w:rPr>
        <w:t>=(%Mm−%Fm).</w:t>
      </w:r>
      <w:r w:rsidR="00974160" w:rsidRPr="00974160">
        <w:t xml:space="preserve"> </w:t>
      </w:r>
      <w:r w:rsidR="00974160" w:rsidRPr="00974160">
        <w:rPr>
          <w:rFonts w:ascii="Gungsuh" w:eastAsia="Gungsuh" w:hAnsi="Gungsuh" w:cs="Gungsuh"/>
        </w:rPr>
        <w:t>Dove M rappresenta il numero totale di maschi, F il numero totale delle femmine, Mm i maschi manager, Fm le femmine manager.</w:t>
      </w:r>
    </w:p>
    <w:p w14:paraId="6928FC00" w14:textId="77777777" w:rsidR="00DE566E" w:rsidRPr="00B90EBA" w:rsidRDefault="005A19DB">
      <w:pPr>
        <w:numPr>
          <w:ilvl w:val="0"/>
          <w:numId w:val="1"/>
        </w:numPr>
        <w:spacing w:after="240"/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Inserire D duplicati delle istanze del gruppo </w:t>
      </w:r>
      <w:proofErr w:type="gramStart"/>
      <w:r w:rsidRPr="00B90EBA">
        <w:rPr>
          <w:rFonts w:ascii="Times New Roman" w:eastAsia="Times New Roman" w:hAnsi="Times New Roman" w:cs="Times New Roman"/>
        </w:rPr>
        <w:t>sotto-rappresentato</w:t>
      </w:r>
      <w:proofErr w:type="gramEnd"/>
      <w:r w:rsidRPr="00B90EBA">
        <w:rPr>
          <w:rFonts w:ascii="Times New Roman" w:eastAsia="Times New Roman" w:hAnsi="Times New Roman" w:cs="Times New Roman"/>
        </w:rPr>
        <w:t xml:space="preserve"> nel dataset combinato, in modo da simulare la stessa percentuale di generi.</w:t>
      </w:r>
    </w:p>
    <w:p w14:paraId="6928FC01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C02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 w:bidi="he-IL"/>
        </w:rPr>
        <w:drawing>
          <wp:inline distT="114300" distB="114300" distL="114300" distR="114300" wp14:anchorId="6928FC3C" wp14:editId="6928FC3D">
            <wp:extent cx="4972050" cy="3427576"/>
            <wp:effectExtent l="0" t="0" r="0" b="0"/>
            <wp:docPr id="1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427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 w:bidi="he-IL"/>
        </w:rPr>
        <w:drawing>
          <wp:anchor distT="114300" distB="114300" distL="114300" distR="114300" simplePos="0" relativeHeight="251666432" behindDoc="1" locked="0" layoutInCell="1" hidden="0" allowOverlap="1" wp14:anchorId="6928FC3E" wp14:editId="6928FC3F">
            <wp:simplePos x="0" y="0"/>
            <wp:positionH relativeFrom="column">
              <wp:posOffset>2724150</wp:posOffset>
            </wp:positionH>
            <wp:positionV relativeFrom="paragraph">
              <wp:posOffset>3517782</wp:posOffset>
            </wp:positionV>
            <wp:extent cx="2400300" cy="2540977"/>
            <wp:effectExtent l="0" t="0" r="0" b="0"/>
            <wp:wrapNone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40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C03" w14:textId="77777777" w:rsidR="00DE566E" w:rsidRDefault="005A19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 w:bidi="he-IL"/>
        </w:rPr>
        <w:drawing>
          <wp:anchor distT="114300" distB="114300" distL="114300" distR="114300" simplePos="0" relativeHeight="251667456" behindDoc="1" locked="0" layoutInCell="1" hidden="0" allowOverlap="1" wp14:anchorId="6928FC40" wp14:editId="6928FC4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057400" cy="2392747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92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28FC04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C05" w14:textId="77777777" w:rsidR="00DE566E" w:rsidRDefault="00DE566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28FC06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C07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C08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C09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C0A" w14:textId="77777777" w:rsidR="00DE566E" w:rsidRDefault="00DE566E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EBDC6CF" w14:textId="77777777" w:rsidR="00B90EBA" w:rsidRDefault="00B90EB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0D47D84" w14:textId="77777777" w:rsidR="00B90EBA" w:rsidRDefault="00B90EB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6928FC0C" w14:textId="60C9A063" w:rsidR="00DE566E" w:rsidRDefault="005A19DB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Conclusioni</w:t>
      </w:r>
    </w:p>
    <w:p w14:paraId="6928FC0D" w14:textId="0608990F" w:rsidR="00DE566E" w:rsidRPr="00B90EBA" w:rsidRDefault="005A19DB" w:rsidP="00535D94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Il progetto di selezione etica dei manager si è rivelato un'esperienza estremamente arricchente sotto molteplici aspetti. La fase iniziale di studio ci ha permesso di approfondire un tema attuale e delicato, di cui non avevamo precedente conoscenza. In particolare, è stato stimolante scoprire come un algoritmo, seppur teoricamente corretto, possa generare risultati distorti a causa dei </w:t>
      </w:r>
      <w:proofErr w:type="spellStart"/>
      <w:r w:rsidRPr="00B90EBA">
        <w:rPr>
          <w:rFonts w:ascii="Times New Roman" w:eastAsia="Times New Roman" w:hAnsi="Times New Roman" w:cs="Times New Roman"/>
        </w:rPr>
        <w:t>bias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insiti nei dati storici. La fase pratica del progetto ci ha condotti a una riflessione profonda sul significato concreto dell'etica. Abbiamo constatato che l'etica presenta indubbiamente molteplici sfaccettature e che il contesto assume un ruolo fondamentale. Nel nostro caso, </w:t>
      </w:r>
      <w:r w:rsidR="00535D94">
        <w:rPr>
          <w:rFonts w:ascii="Times New Roman" w:eastAsia="Times New Roman" w:hAnsi="Times New Roman" w:cs="Times New Roman"/>
        </w:rPr>
        <w:t>l’esempio applicativo</w:t>
      </w:r>
      <w:r w:rsidRPr="00B90EBA">
        <w:rPr>
          <w:rFonts w:ascii="Times New Roman" w:eastAsia="Times New Roman" w:hAnsi="Times New Roman" w:cs="Times New Roman"/>
        </w:rPr>
        <w:t xml:space="preserve"> </w:t>
      </w:r>
      <w:r w:rsidR="00535D94">
        <w:rPr>
          <w:rFonts w:ascii="Times New Roman" w:eastAsia="Times New Roman" w:hAnsi="Times New Roman" w:cs="Times New Roman"/>
        </w:rPr>
        <w:t>è</w:t>
      </w:r>
      <w:r w:rsidR="00535D94" w:rsidRPr="00B90EBA">
        <w:rPr>
          <w:rFonts w:ascii="Times New Roman" w:eastAsia="Times New Roman" w:hAnsi="Times New Roman" w:cs="Times New Roman"/>
        </w:rPr>
        <w:t xml:space="preserve"> </w:t>
      </w:r>
      <w:r w:rsidRPr="00B90EBA">
        <w:rPr>
          <w:rFonts w:ascii="Times New Roman" w:eastAsia="Times New Roman" w:hAnsi="Times New Roman" w:cs="Times New Roman"/>
        </w:rPr>
        <w:t xml:space="preserve">la selezione dei manager, ma a seconda delle circostanze, </w:t>
      </w:r>
      <w:r w:rsidR="00535D94" w:rsidRPr="00B90EBA">
        <w:rPr>
          <w:rFonts w:ascii="Times New Roman" w:eastAsia="Times New Roman" w:hAnsi="Times New Roman" w:cs="Times New Roman"/>
        </w:rPr>
        <w:t>l'</w:t>
      </w:r>
      <w:r w:rsidR="00535D94">
        <w:rPr>
          <w:rFonts w:ascii="Times New Roman" w:eastAsia="Times New Roman" w:hAnsi="Times New Roman" w:cs="Times New Roman"/>
        </w:rPr>
        <w:t>uso</w:t>
      </w:r>
      <w:r w:rsidR="00535D94" w:rsidRPr="00B90EBA">
        <w:rPr>
          <w:rFonts w:ascii="Times New Roman" w:eastAsia="Times New Roman" w:hAnsi="Times New Roman" w:cs="Times New Roman"/>
        </w:rPr>
        <w:t xml:space="preserve"> </w:t>
      </w:r>
      <w:r w:rsidRPr="00B90EBA">
        <w:rPr>
          <w:rFonts w:ascii="Times New Roman" w:eastAsia="Times New Roman" w:hAnsi="Times New Roman" w:cs="Times New Roman"/>
        </w:rPr>
        <w:t xml:space="preserve">di diverse dimensioni etiche può rivelarsi più o meno </w:t>
      </w:r>
      <w:r w:rsidR="00535D94" w:rsidRPr="00B90EBA">
        <w:rPr>
          <w:rFonts w:ascii="Times New Roman" w:eastAsia="Times New Roman" w:hAnsi="Times New Roman" w:cs="Times New Roman"/>
        </w:rPr>
        <w:t>appropriat</w:t>
      </w:r>
      <w:r w:rsidR="00535D94">
        <w:rPr>
          <w:rFonts w:ascii="Times New Roman" w:eastAsia="Times New Roman" w:hAnsi="Times New Roman" w:cs="Times New Roman"/>
        </w:rPr>
        <w:t>o</w:t>
      </w:r>
      <w:r w:rsidRPr="00B90EBA">
        <w:rPr>
          <w:rFonts w:ascii="Times New Roman" w:eastAsia="Times New Roman" w:hAnsi="Times New Roman" w:cs="Times New Roman"/>
        </w:rPr>
        <w:t xml:space="preserve">. Inoltre, è emersa la crucialità di valutare il livello di </w:t>
      </w:r>
      <w:proofErr w:type="spellStart"/>
      <w:r w:rsidRPr="00B90EBA">
        <w:rPr>
          <w:rFonts w:ascii="Times New Roman" w:eastAsia="Times New Roman" w:hAnsi="Times New Roman" w:cs="Times New Roman"/>
        </w:rPr>
        <w:t>bias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o squilibrio del dataset di base rispetto a determinati gruppi etnici. Nel nostro caso, il dataset risultava già piuttosto equilibrato, pertanto l'applicazione di una dimensione etica rispetto a un'altra non ha prodotto differenze significative, sebbene si siano comunque osservate variazioni nel performance rate. Questa esperienza ha sottolineato l'importanza di adattare le strategie etiche al contesto specifico e alle caratteristiche del dataset utilizzato.</w:t>
      </w:r>
    </w:p>
    <w:p w14:paraId="6928FC0E" w14:textId="77777777" w:rsidR="00DE566E" w:rsidRPr="00B90EBA" w:rsidRDefault="005A19DB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 xml:space="preserve">Per quanto riguarda i grafici, essi sono riferiti solo alla distribuzione dei </w:t>
      </w:r>
      <w:proofErr w:type="spellStart"/>
      <w:r w:rsidRPr="00B90EBA">
        <w:rPr>
          <w:rFonts w:ascii="Times New Roman" w:eastAsia="Times New Roman" w:hAnsi="Times New Roman" w:cs="Times New Roman"/>
        </w:rPr>
        <w:t>clerk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selezionati (100), ma tengono conto della distribuzione dei manager mostrata inizialmente. Per questo nella </w:t>
      </w:r>
      <w:proofErr w:type="spellStart"/>
      <w:r w:rsidRPr="00B90EBA">
        <w:rPr>
          <w:rFonts w:ascii="Times New Roman" w:eastAsia="Times New Roman" w:hAnsi="Times New Roman" w:cs="Times New Roman"/>
        </w:rPr>
        <w:t>diversity</w:t>
      </w:r>
      <w:proofErr w:type="spellEnd"/>
      <w:r w:rsidRPr="00B90EBA">
        <w:rPr>
          <w:rFonts w:ascii="Times New Roman" w:eastAsia="Times New Roman" w:hAnsi="Times New Roman" w:cs="Times New Roman"/>
        </w:rPr>
        <w:t xml:space="preserve"> ad esempio si osserva che i maschi selezionati sono 84.8 </w:t>
      </w:r>
      <w:proofErr w:type="gramStart"/>
      <w:r w:rsidRPr="00B90EBA">
        <w:rPr>
          <w:rFonts w:ascii="Times New Roman" w:eastAsia="Times New Roman" w:hAnsi="Times New Roman" w:cs="Times New Roman"/>
        </w:rPr>
        <w:t>% :</w:t>
      </w:r>
      <w:proofErr w:type="gramEnd"/>
      <w:r w:rsidRPr="00B90EBA">
        <w:rPr>
          <w:rFonts w:ascii="Times New Roman" w:eastAsia="Times New Roman" w:hAnsi="Times New Roman" w:cs="Times New Roman"/>
        </w:rPr>
        <w:t xml:space="preserve"> bisogna tenere conto dell’iniziale disparità a discapito degli uomini presente tra i manager. </w:t>
      </w:r>
    </w:p>
    <w:p w14:paraId="6928FC0F" w14:textId="77777777" w:rsidR="00DE566E" w:rsidRPr="00B90EBA" w:rsidRDefault="005A19DB">
      <w:pPr>
        <w:jc w:val="both"/>
        <w:rPr>
          <w:rFonts w:ascii="Times New Roman" w:eastAsia="Times New Roman" w:hAnsi="Times New Roman" w:cs="Times New Roman"/>
        </w:rPr>
      </w:pPr>
      <w:proofErr w:type="gramStart"/>
      <w:r w:rsidRPr="00B90EBA">
        <w:rPr>
          <w:rFonts w:ascii="Times New Roman" w:eastAsia="Times New Roman" w:hAnsi="Times New Roman" w:cs="Times New Roman"/>
        </w:rPr>
        <w:t>E’</w:t>
      </w:r>
      <w:proofErr w:type="gramEnd"/>
      <w:r w:rsidRPr="00B90EBA">
        <w:rPr>
          <w:rFonts w:ascii="Times New Roman" w:eastAsia="Times New Roman" w:hAnsi="Times New Roman" w:cs="Times New Roman"/>
        </w:rPr>
        <w:t xml:space="preserve"> importante sottolineare che la tecnologia da sola non può risolvere le questioni etiche. Occorre un impegno collettivo da parte di ricercatori, sviluppatori, professionisti, cittadini e istituzioni per definire e attuare principi etici chiari e condivisi che guidino lo sviluppo e l'utilizzo dell'IA. Solo attraverso un dialogo aperto e costruttivo tra diverse discipline e competenze potremo costruire un futuro digitale in cui l'intelligenza artificiale sia al servizio dell'umanità e del bene comune.</w:t>
      </w:r>
    </w:p>
    <w:p w14:paraId="6928FC10" w14:textId="77777777" w:rsidR="00DE566E" w:rsidRDefault="005A19DB">
      <w:pPr>
        <w:jc w:val="both"/>
        <w:rPr>
          <w:ins w:id="12" w:author="schreiber" w:date="2024-06-10T12:11:00Z"/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>L'intelligenza artificiale rappresenta un potente strumento che può apportare benefici significativi alla società. Tuttavia, il suo sviluppo e utilizzo devono essere guidati da principi etici solidi per evitare conseguenze negative. La costruzione di un futuro digitale etico e responsabile richiede un impegno collettivo da parte di tutti gli attori coinvolti. La consapevolezza delle sfide etiche poste dall'IA è il primo passo per affrontarle con lungimiranza e costruire un mondo migliore per tutti.</w:t>
      </w:r>
    </w:p>
    <w:p w14:paraId="4B8F6604" w14:textId="28B91994" w:rsidR="00974160" w:rsidRPr="00B90EBA" w:rsidRDefault="00974160" w:rsidP="0097416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Ringraziamo il Professore </w:t>
      </w:r>
      <w:r w:rsidRPr="00AB3F2C">
        <w:rPr>
          <w:rFonts w:ascii="Times New Roman" w:eastAsia="Times New Roman" w:hAnsi="Times New Roman" w:cs="Times New Roman"/>
        </w:rPr>
        <w:t>Fabio Alberto Schreiber</w:t>
      </w:r>
      <w:r>
        <w:rPr>
          <w:rFonts w:ascii="Times New Roman" w:eastAsia="Times New Roman" w:hAnsi="Times New Roman" w:cs="Times New Roman"/>
        </w:rPr>
        <w:t xml:space="preserve"> e la Professoressa Letizia Tanca per il supporto e per i consigli.</w:t>
      </w:r>
    </w:p>
    <w:p w14:paraId="574991ED" w14:textId="77777777" w:rsidR="00974160" w:rsidRDefault="00974160" w:rsidP="0097416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700F35" w14:textId="77777777" w:rsidR="00974160" w:rsidRDefault="00974160" w:rsidP="00974160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Bibliografia:</w:t>
      </w:r>
    </w:p>
    <w:p w14:paraId="3204437D" w14:textId="77777777" w:rsidR="00974160" w:rsidRPr="00851AC8" w:rsidRDefault="00974160" w:rsidP="00974160">
      <w:pPr>
        <w:jc w:val="both"/>
        <w:rPr>
          <w:rFonts w:ascii="Times New Roman" w:eastAsia="Times New Roman" w:hAnsi="Times New Roman" w:cs="Times New Roman"/>
        </w:rPr>
      </w:pPr>
      <w:r w:rsidRPr="00851AC8">
        <w:rPr>
          <w:rFonts w:ascii="Times New Roman" w:eastAsia="Times New Roman" w:hAnsi="Times New Roman" w:cs="Times New Roman"/>
        </w:rPr>
        <w:t xml:space="preserve">[1] E. Quintarelli, F. A. Schreiber, K. </w:t>
      </w:r>
      <w:proofErr w:type="spellStart"/>
      <w:r w:rsidRPr="00851AC8">
        <w:rPr>
          <w:rFonts w:ascii="Times New Roman" w:eastAsia="Times New Roman" w:hAnsi="Times New Roman" w:cs="Times New Roman"/>
        </w:rPr>
        <w:t>Stefanidis</w:t>
      </w:r>
      <w:proofErr w:type="spellEnd"/>
      <w:r w:rsidRPr="00851AC8">
        <w:rPr>
          <w:rFonts w:ascii="Times New Roman" w:eastAsia="Times New Roman" w:hAnsi="Times New Roman" w:cs="Times New Roman"/>
        </w:rPr>
        <w:t xml:space="preserve">, L. Tanca, B. </w:t>
      </w:r>
      <w:proofErr w:type="spellStart"/>
      <w:r w:rsidRPr="00851AC8">
        <w:rPr>
          <w:rFonts w:ascii="Times New Roman" w:eastAsia="Times New Roman" w:hAnsi="Times New Roman" w:cs="Times New Roman"/>
        </w:rPr>
        <w:t>Oliboni</w:t>
      </w:r>
      <w:proofErr w:type="spellEnd"/>
      <w:r w:rsidRPr="00851AC8">
        <w:rPr>
          <w:rFonts w:ascii="Times New Roman" w:eastAsia="Times New Roman" w:hAnsi="Times New Roman" w:cs="Times New Roman"/>
        </w:rPr>
        <w:t xml:space="preserve">: </w:t>
      </w:r>
      <w:proofErr w:type="spellStart"/>
      <w:r w:rsidRPr="00851AC8">
        <w:rPr>
          <w:rFonts w:ascii="Times New Roman" w:eastAsia="Times New Roman" w:hAnsi="Times New Roman" w:cs="Times New Roman"/>
          <w:i/>
        </w:rPr>
        <w:t>Introducing</w:t>
      </w:r>
      <w:proofErr w:type="spellEnd"/>
      <w:r w:rsidRPr="00851AC8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Pr="00851AC8">
        <w:rPr>
          <w:rFonts w:ascii="Times New Roman" w:eastAsia="Times New Roman" w:hAnsi="Times New Roman" w:cs="Times New Roman"/>
          <w:i/>
        </w:rPr>
        <w:t>Context-Aware</w:t>
      </w:r>
      <w:proofErr w:type="spellEnd"/>
      <w:r w:rsidRPr="00851AC8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851AC8">
        <w:rPr>
          <w:rFonts w:ascii="Times New Roman" w:eastAsia="Times New Roman" w:hAnsi="Times New Roman" w:cs="Times New Roman"/>
          <w:i/>
        </w:rPr>
        <w:t>Ethical</w:t>
      </w:r>
      <w:proofErr w:type="spellEnd"/>
      <w:r w:rsidRPr="00851AC8">
        <w:rPr>
          <w:rFonts w:ascii="Times New Roman" w:eastAsia="Times New Roman" w:hAnsi="Times New Roman" w:cs="Times New Roman"/>
          <w:i/>
        </w:rPr>
        <w:t xml:space="preserve"> Data </w:t>
      </w:r>
      <w:proofErr w:type="spellStart"/>
      <w:r w:rsidRPr="00851AC8">
        <w:rPr>
          <w:rFonts w:ascii="Times New Roman" w:eastAsia="Times New Roman" w:hAnsi="Times New Roman" w:cs="Times New Roman"/>
          <w:i/>
        </w:rPr>
        <w:t>Transformation</w:t>
      </w:r>
      <w:proofErr w:type="spellEnd"/>
      <w:r w:rsidRPr="00851AC8">
        <w:rPr>
          <w:rFonts w:ascii="Times New Roman" w:eastAsia="Times New Roman" w:hAnsi="Times New Roman" w:cs="Times New Roman"/>
          <w:i/>
        </w:rPr>
        <w:t xml:space="preserve">, </w:t>
      </w:r>
      <w:proofErr w:type="spellStart"/>
      <w:r w:rsidRPr="00851AC8">
        <w:rPr>
          <w:rFonts w:ascii="Times New Roman" w:eastAsia="Times New Roman" w:hAnsi="Times New Roman" w:cs="Times New Roman"/>
        </w:rPr>
        <w:t>submitted</w:t>
      </w:r>
      <w:proofErr w:type="spellEnd"/>
      <w:r w:rsidRPr="00851AC8">
        <w:rPr>
          <w:rFonts w:ascii="Times New Roman" w:eastAsia="Times New Roman" w:hAnsi="Times New Roman" w:cs="Times New Roman"/>
        </w:rPr>
        <w:t xml:space="preserve"> for </w:t>
      </w:r>
      <w:proofErr w:type="spellStart"/>
      <w:r w:rsidRPr="00851AC8">
        <w:rPr>
          <w:rFonts w:ascii="Times New Roman" w:eastAsia="Times New Roman" w:hAnsi="Times New Roman" w:cs="Times New Roman"/>
        </w:rPr>
        <w:t>publication</w:t>
      </w:r>
      <w:proofErr w:type="spellEnd"/>
      <w:r w:rsidRPr="00851AC8">
        <w:rPr>
          <w:rFonts w:ascii="Times New Roman" w:eastAsia="Times New Roman" w:hAnsi="Times New Roman" w:cs="Times New Roman"/>
        </w:rPr>
        <w:t>.</w:t>
      </w:r>
    </w:p>
    <w:p w14:paraId="689DE714" w14:textId="77777777" w:rsidR="00974160" w:rsidRPr="003036E3" w:rsidRDefault="00974160" w:rsidP="00974160">
      <w:pPr>
        <w:jc w:val="both"/>
        <w:rPr>
          <w:rFonts w:ascii="Times New Roman" w:eastAsia="Times New Roman" w:hAnsi="Times New Roman" w:cs="Times New Roman"/>
          <w:lang w:val="it-IT"/>
        </w:rPr>
      </w:pPr>
      <w:r w:rsidRPr="003036E3">
        <w:rPr>
          <w:rFonts w:ascii="Times New Roman" w:eastAsia="Times New Roman" w:hAnsi="Times New Roman" w:cs="Times New Roman"/>
          <w:lang w:val="it-IT"/>
        </w:rPr>
        <w:t>[2</w:t>
      </w:r>
      <w:r>
        <w:rPr>
          <w:rFonts w:ascii="Times New Roman" w:eastAsia="Times New Roman" w:hAnsi="Times New Roman" w:cs="Times New Roman"/>
          <w:lang w:val="it-IT"/>
        </w:rPr>
        <w:t>]</w:t>
      </w:r>
      <w:r w:rsidRPr="00AB3F2C">
        <w:rPr>
          <w:rFonts w:ascii="Times New Roman" w:eastAsia="Times New Roman" w:hAnsi="Times New Roman" w:cs="Times New Roman"/>
          <w:lang w:val="it-IT"/>
        </w:rPr>
        <w:t xml:space="preserve"> C. Bolchini, C. Curino, G. Orsi, E. Quintarelli, R. Rossato, F. A. Schreiber, and L. Tanca. And </w:t>
      </w:r>
      <w:proofErr w:type="spellStart"/>
      <w:r w:rsidRPr="00AB3F2C">
        <w:rPr>
          <w:rFonts w:ascii="Times New Roman" w:eastAsia="Times New Roman" w:hAnsi="Times New Roman" w:cs="Times New Roman"/>
          <w:lang w:val="it-IT"/>
        </w:rPr>
        <w:t>what</w:t>
      </w:r>
      <w:proofErr w:type="spellEnd"/>
      <w:r w:rsidRPr="00AB3F2C">
        <w:rPr>
          <w:rFonts w:ascii="Times New Roman" w:eastAsia="Times New Roman" w:hAnsi="Times New Roman" w:cs="Times New Roman"/>
          <w:lang w:val="it-IT"/>
        </w:rPr>
        <w:t xml:space="preserve"> can </w:t>
      </w:r>
      <w:proofErr w:type="spellStart"/>
      <w:r w:rsidRPr="00AB3F2C">
        <w:rPr>
          <w:rFonts w:ascii="Times New Roman" w:eastAsia="Times New Roman" w:hAnsi="Times New Roman" w:cs="Times New Roman"/>
          <w:lang w:val="it-IT"/>
        </w:rPr>
        <w:t>context</w:t>
      </w:r>
      <w:proofErr w:type="spellEnd"/>
      <w:r w:rsidRPr="00AB3F2C">
        <w:rPr>
          <w:rFonts w:ascii="Times New Roman" w:eastAsia="Times New Roman" w:hAnsi="Times New Roman" w:cs="Times New Roman"/>
          <w:lang w:val="it-IT"/>
        </w:rPr>
        <w:t xml:space="preserve"> do for data? Comm. ACM, 52(11):136–140, 2009.</w:t>
      </w:r>
    </w:p>
    <w:p w14:paraId="0CB6CDD9" w14:textId="77777777" w:rsidR="00974160" w:rsidRDefault="00974160" w:rsidP="0097416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[3]</w:t>
      </w:r>
      <w:r w:rsidRPr="00CA7182">
        <w:t xml:space="preserve"> </w:t>
      </w:r>
      <w:r w:rsidRPr="00CA7182">
        <w:rPr>
          <w:rFonts w:ascii="Times New Roman" w:eastAsia="Times New Roman" w:hAnsi="Times New Roman" w:cs="Times New Roman"/>
        </w:rPr>
        <w:t xml:space="preserve">H. </w:t>
      </w:r>
      <w:proofErr w:type="spellStart"/>
      <w:r w:rsidRPr="00CA7182">
        <w:rPr>
          <w:rFonts w:ascii="Times New Roman" w:eastAsia="Times New Roman" w:hAnsi="Times New Roman" w:cs="Times New Roman"/>
        </w:rPr>
        <w:t>Jagadish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, J. </w:t>
      </w:r>
      <w:proofErr w:type="spellStart"/>
      <w:r w:rsidRPr="00CA7182">
        <w:rPr>
          <w:rFonts w:ascii="Times New Roman" w:eastAsia="Times New Roman" w:hAnsi="Times New Roman" w:cs="Times New Roman"/>
        </w:rPr>
        <w:t>Stoyanovich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, and B. Howe. The </w:t>
      </w:r>
      <w:proofErr w:type="spellStart"/>
      <w:r w:rsidRPr="00CA7182">
        <w:rPr>
          <w:rFonts w:ascii="Times New Roman" w:eastAsia="Times New Roman" w:hAnsi="Times New Roman" w:cs="Times New Roman"/>
        </w:rPr>
        <w:t>many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7182">
        <w:rPr>
          <w:rFonts w:ascii="Times New Roman" w:eastAsia="Times New Roman" w:hAnsi="Times New Roman" w:cs="Times New Roman"/>
        </w:rPr>
        <w:t>facets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 of data equity. </w:t>
      </w:r>
      <w:proofErr w:type="spellStart"/>
      <w:r w:rsidRPr="00CA7182">
        <w:rPr>
          <w:rFonts w:ascii="Times New Roman" w:eastAsia="Times New Roman" w:hAnsi="Times New Roman" w:cs="Times New Roman"/>
        </w:rPr>
        <w:t>theWorkshop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CA7182">
        <w:rPr>
          <w:rFonts w:ascii="Times New Roman" w:eastAsia="Times New Roman" w:hAnsi="Times New Roman" w:cs="Times New Roman"/>
        </w:rPr>
        <w:t>Proceedings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 of the EDBT/ICDT 2021 Joint Conference.</w:t>
      </w:r>
    </w:p>
    <w:p w14:paraId="5C03C0AB" w14:textId="77777777" w:rsidR="00974160" w:rsidRPr="00B90EBA" w:rsidRDefault="00974160" w:rsidP="0097416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[4] </w:t>
      </w:r>
      <w:r w:rsidRPr="00CA7182">
        <w:rPr>
          <w:rFonts w:ascii="Times New Roman" w:eastAsia="Times New Roman" w:hAnsi="Times New Roman" w:cs="Times New Roman"/>
        </w:rPr>
        <w:t xml:space="preserve">J. </w:t>
      </w:r>
      <w:proofErr w:type="spellStart"/>
      <w:r w:rsidRPr="00CA7182">
        <w:rPr>
          <w:rFonts w:ascii="Times New Roman" w:eastAsia="Times New Roman" w:hAnsi="Times New Roman" w:cs="Times New Roman"/>
        </w:rPr>
        <w:t>Stoyanovich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, S. </w:t>
      </w:r>
      <w:proofErr w:type="spellStart"/>
      <w:r w:rsidRPr="00CA7182">
        <w:rPr>
          <w:rFonts w:ascii="Times New Roman" w:eastAsia="Times New Roman" w:hAnsi="Times New Roman" w:cs="Times New Roman"/>
        </w:rPr>
        <w:t>Abiteboul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, and G. </w:t>
      </w:r>
      <w:proofErr w:type="spellStart"/>
      <w:r w:rsidRPr="00CA7182">
        <w:rPr>
          <w:rFonts w:ascii="Times New Roman" w:eastAsia="Times New Roman" w:hAnsi="Times New Roman" w:cs="Times New Roman"/>
        </w:rPr>
        <w:t>Miklau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. Data, </w:t>
      </w:r>
      <w:proofErr w:type="spellStart"/>
      <w:r w:rsidRPr="00CA7182">
        <w:rPr>
          <w:rFonts w:ascii="Times New Roman" w:eastAsia="Times New Roman" w:hAnsi="Times New Roman" w:cs="Times New Roman"/>
        </w:rPr>
        <w:t>responsibly: Fairness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CA7182">
        <w:rPr>
          <w:rFonts w:ascii="Times New Roman" w:eastAsia="Times New Roman" w:hAnsi="Times New Roman" w:cs="Times New Roman"/>
        </w:rPr>
        <w:t>neutrality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 and </w:t>
      </w:r>
      <w:proofErr w:type="spellStart"/>
      <w:r w:rsidRPr="00CA7182">
        <w:rPr>
          <w:rFonts w:ascii="Times New Roman" w:eastAsia="Times New Roman" w:hAnsi="Times New Roman" w:cs="Times New Roman"/>
        </w:rPr>
        <w:t>transparency</w:t>
      </w:r>
      <w:proofErr w:type="spellEnd"/>
      <w:r w:rsidRPr="00CA7182">
        <w:rPr>
          <w:rFonts w:ascii="Times New Roman" w:eastAsia="Times New Roman" w:hAnsi="Times New Roman" w:cs="Times New Roman"/>
        </w:rPr>
        <w:t xml:space="preserve"> in data </w:t>
      </w:r>
      <w:proofErr w:type="spellStart"/>
      <w:r w:rsidRPr="00CA7182">
        <w:rPr>
          <w:rFonts w:ascii="Times New Roman" w:eastAsia="Times New Roman" w:hAnsi="Times New Roman" w:cs="Times New Roman"/>
        </w:rPr>
        <w:t>analysis</w:t>
      </w:r>
      <w:proofErr w:type="spellEnd"/>
      <w:r w:rsidRPr="00CA7182">
        <w:rPr>
          <w:rFonts w:ascii="Times New Roman" w:eastAsia="Times New Roman" w:hAnsi="Times New Roman" w:cs="Times New Roman"/>
        </w:rPr>
        <w:t>. In EDBT, 2016.</w:t>
      </w:r>
    </w:p>
    <w:p w14:paraId="6928FC16" w14:textId="77777777" w:rsidR="00DE566E" w:rsidRPr="00B90EBA" w:rsidRDefault="00DE566E">
      <w:pPr>
        <w:jc w:val="both"/>
        <w:rPr>
          <w:rFonts w:ascii="Times New Roman" w:eastAsia="Times New Roman" w:hAnsi="Times New Roman" w:cs="Times New Roman"/>
        </w:rPr>
      </w:pPr>
    </w:p>
    <w:p w14:paraId="6928FC17" w14:textId="77777777" w:rsidR="00DE566E" w:rsidRPr="00B90EBA" w:rsidRDefault="005A19DB">
      <w:pPr>
        <w:jc w:val="both"/>
        <w:rPr>
          <w:rFonts w:ascii="Times New Roman" w:eastAsia="Times New Roman" w:hAnsi="Times New Roman" w:cs="Times New Roman"/>
        </w:rPr>
      </w:pPr>
      <w:r w:rsidRPr="00B90EBA">
        <w:rPr>
          <w:rFonts w:ascii="Times New Roman" w:eastAsia="Times New Roman" w:hAnsi="Times New Roman" w:cs="Times New Roman"/>
        </w:rPr>
        <w:tab/>
      </w:r>
    </w:p>
    <w:sectPr w:rsidR="00DE566E" w:rsidRPr="00B90EBA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96F19" w14:textId="77777777" w:rsidR="00A40CEB" w:rsidRDefault="00A40CEB">
      <w:pPr>
        <w:spacing w:line="240" w:lineRule="auto"/>
      </w:pPr>
      <w:r>
        <w:separator/>
      </w:r>
    </w:p>
  </w:endnote>
  <w:endnote w:type="continuationSeparator" w:id="0">
    <w:p w14:paraId="32E41F99" w14:textId="77777777" w:rsidR="00A40CEB" w:rsidRDefault="00A40C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4E362" w14:textId="77777777" w:rsidR="00A40CEB" w:rsidRDefault="00A40CEB">
      <w:pPr>
        <w:spacing w:line="240" w:lineRule="auto"/>
      </w:pPr>
      <w:r>
        <w:separator/>
      </w:r>
    </w:p>
  </w:footnote>
  <w:footnote w:type="continuationSeparator" w:id="0">
    <w:p w14:paraId="48BFCF35" w14:textId="77777777" w:rsidR="00A40CEB" w:rsidRDefault="00A40C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8FC42" w14:textId="77777777" w:rsidR="00DE566E" w:rsidRDefault="00DE566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878DD"/>
    <w:multiLevelType w:val="multilevel"/>
    <w:tmpl w:val="190C47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3297666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ancesco Mazzola">
    <w15:presenceInfo w15:providerId="AD" w15:userId="S::10770166@polimi.it::1f4d934b-1ce8-451c-9fb8-5d9ffe5129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trackRevisions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566E"/>
    <w:rsid w:val="000A64A1"/>
    <w:rsid w:val="00237C56"/>
    <w:rsid w:val="00241AE2"/>
    <w:rsid w:val="002C632E"/>
    <w:rsid w:val="003036E3"/>
    <w:rsid w:val="00365AB9"/>
    <w:rsid w:val="00535D94"/>
    <w:rsid w:val="00582E0F"/>
    <w:rsid w:val="005A19DB"/>
    <w:rsid w:val="00851AC8"/>
    <w:rsid w:val="00974160"/>
    <w:rsid w:val="009D2231"/>
    <w:rsid w:val="00A40CEB"/>
    <w:rsid w:val="00B90EBA"/>
    <w:rsid w:val="00DE566E"/>
    <w:rsid w:val="00EE32DD"/>
    <w:rsid w:val="00F53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8FB9D"/>
  <w15:docId w15:val="{0662B541-ED8F-40A0-A719-02979390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82E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82E0F"/>
    <w:rPr>
      <w:rFonts w:ascii="Tahoma" w:hAnsi="Tahoma" w:cs="Tahoma"/>
      <w:sz w:val="16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2C632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2C632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2C632E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2C632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2C632E"/>
    <w:rPr>
      <w:b/>
      <w:bCs/>
      <w:sz w:val="20"/>
      <w:szCs w:val="20"/>
    </w:rPr>
  </w:style>
  <w:style w:type="paragraph" w:styleId="Revisione">
    <w:name w:val="Revision"/>
    <w:hidden/>
    <w:uiPriority w:val="99"/>
    <w:semiHidden/>
    <w:rsid w:val="0097416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2180</Words>
  <Characters>12429</Characters>
  <Application>Microsoft Office Word</Application>
  <DocSecurity>0</DocSecurity>
  <Lines>103</Lines>
  <Paragraphs>29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Francesco Mazzola</cp:lastModifiedBy>
  <cp:revision>9</cp:revision>
  <dcterms:created xsi:type="dcterms:W3CDTF">2024-06-10T09:30:00Z</dcterms:created>
  <dcterms:modified xsi:type="dcterms:W3CDTF">2024-06-12T11:16:00Z</dcterms:modified>
</cp:coreProperties>
</file>